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099E4D" w14:textId="62CA670A" w:rsidR="009561D4" w:rsidRPr="00D51D3A" w:rsidRDefault="00982F16" w:rsidP="004E3152">
      <w:pPr>
        <w:pStyle w:val="projecttitlefrontpage"/>
      </w:pPr>
      <w:r w:rsidRPr="004C5345">
        <w:rPr>
          <w:noProof/>
          <w:lang w:val="es-ES" w:eastAsia="es-ES"/>
        </w:rPr>
        <w:drawing>
          <wp:inline distT="0" distB="0" distL="0" distR="0" wp14:anchorId="09DFC766" wp14:editId="68F14295">
            <wp:extent cx="5391150" cy="19145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1150" cy="1914525"/>
                    </a:xfrm>
                    <a:prstGeom prst="rect">
                      <a:avLst/>
                    </a:prstGeom>
                    <a:noFill/>
                    <a:ln>
                      <a:noFill/>
                    </a:ln>
                  </pic:spPr>
                </pic:pic>
              </a:graphicData>
            </a:graphic>
          </wp:inline>
        </w:drawing>
      </w:r>
    </w:p>
    <w:p w14:paraId="560AE097" w14:textId="4D9E9FE0" w:rsidR="009561D4" w:rsidRPr="009561D4" w:rsidRDefault="009561D4" w:rsidP="004E3152">
      <w:pPr>
        <w:pStyle w:val="projecttitlefrontpage"/>
      </w:pPr>
      <w:r w:rsidRPr="009561D4">
        <w:t xml:space="preserve">A Holistic </w:t>
      </w:r>
      <w:r w:rsidR="0009783A">
        <w:t>Approach to Sustainable, Digital EU Agriculture, Forestry, Livestock and Rural Development based on Reconfigurable Aerial Enablers and Edge Artificial Intelligence-on-Demand Systems</w:t>
      </w:r>
    </w:p>
    <w:p w14:paraId="2F219383" w14:textId="405B9E3C" w:rsidR="00E7629E" w:rsidRPr="00D51D3A" w:rsidRDefault="00E7629E" w:rsidP="004E3152">
      <w:pPr>
        <w:pStyle w:val="Delivtitle"/>
      </w:pPr>
    </w:p>
    <w:p w14:paraId="3B60BD90" w14:textId="09E82CC3" w:rsidR="00DF47F4" w:rsidRPr="00D51D3A" w:rsidRDefault="0009783A" w:rsidP="004E3152">
      <w:pPr>
        <w:pStyle w:val="Delivtitle"/>
      </w:pPr>
      <w:r>
        <w:t>CHAMELEON</w:t>
      </w:r>
      <w:r w:rsidR="009561D4">
        <w:t xml:space="preserve"> </w:t>
      </w:r>
      <w:r w:rsidR="000B67B5">
        <w:t>Bundle User Manual</w:t>
      </w:r>
      <w:r w:rsidR="002408AD" w:rsidRPr="00D51D3A">
        <w:t xml:space="preserve">. </w:t>
      </w:r>
      <w:r w:rsidR="00390F8D" w:rsidRPr="00390F8D">
        <w:t>Crop water stress due to drought</w:t>
      </w:r>
    </w:p>
    <w:tbl>
      <w:tblPr>
        <w:tblW w:w="0" w:type="auto"/>
        <w:tblBorders>
          <w:top w:val="single" w:sz="2" w:space="0" w:color="595959" w:themeColor="text1" w:themeTint="A6"/>
          <w:bottom w:val="single" w:sz="2" w:space="0" w:color="595959" w:themeColor="text1" w:themeTint="A6"/>
          <w:insideH w:val="single" w:sz="2" w:space="0" w:color="595959" w:themeColor="text1" w:themeTint="A6"/>
          <w:insideV w:val="single" w:sz="2" w:space="0" w:color="595959" w:themeColor="text1" w:themeTint="A6"/>
        </w:tblBorders>
        <w:tblCellMar>
          <w:top w:w="11" w:type="dxa"/>
          <w:left w:w="70" w:type="dxa"/>
          <w:bottom w:w="11" w:type="dxa"/>
          <w:right w:w="70" w:type="dxa"/>
        </w:tblCellMar>
        <w:tblLook w:val="0000" w:firstRow="0" w:lastRow="0" w:firstColumn="0" w:lastColumn="0" w:noHBand="0" w:noVBand="0"/>
      </w:tblPr>
      <w:tblGrid>
        <w:gridCol w:w="1812"/>
        <w:gridCol w:w="6692"/>
      </w:tblGrid>
      <w:tr w:rsidR="0009783A" w:rsidRPr="004C5345" w14:paraId="01616225" w14:textId="77777777" w:rsidTr="00093F2E">
        <w:trPr>
          <w:trHeight w:val="491"/>
        </w:trPr>
        <w:tc>
          <w:tcPr>
            <w:tcW w:w="1812" w:type="dxa"/>
            <w:shd w:val="clear" w:color="auto" w:fill="auto"/>
            <w:vAlign w:val="center"/>
          </w:tcPr>
          <w:p w14:paraId="03E7DE67" w14:textId="77777777" w:rsidR="0009783A" w:rsidRPr="004C5345" w:rsidRDefault="0009783A" w:rsidP="00093F2E">
            <w:pPr>
              <w:rPr>
                <w:lang w:val="en-US"/>
              </w:rPr>
            </w:pPr>
            <w:r w:rsidRPr="004C5345">
              <w:rPr>
                <w:lang w:val="en-US"/>
              </w:rPr>
              <w:t>Work package</w:t>
            </w:r>
          </w:p>
        </w:tc>
        <w:tc>
          <w:tcPr>
            <w:tcW w:w="6692" w:type="dxa"/>
            <w:vAlign w:val="center"/>
          </w:tcPr>
          <w:p w14:paraId="714BBB67" w14:textId="7CF4A6C2" w:rsidR="0009783A" w:rsidRPr="004C5345" w:rsidRDefault="00390F8D" w:rsidP="00093F2E">
            <w:pPr>
              <w:rPr>
                <w:lang w:val="en-US"/>
              </w:rPr>
            </w:pPr>
            <w:r w:rsidRPr="004C5345">
              <w:rPr>
                <w:lang w:val="en-US"/>
              </w:rPr>
              <w:t>WP</w:t>
            </w:r>
            <w:r>
              <w:rPr>
                <w:lang w:val="en-US"/>
              </w:rPr>
              <w:t>4</w:t>
            </w:r>
            <w:r w:rsidRPr="004C5345">
              <w:rPr>
                <w:lang w:val="en-US"/>
              </w:rPr>
              <w:t xml:space="preserve">: </w:t>
            </w:r>
            <w:r w:rsidRPr="00DD09D8">
              <w:rPr>
                <w:lang w:val="en-US"/>
              </w:rPr>
              <w:t>CHAMELEON Solution for multi-purpose onboarding.</w:t>
            </w:r>
          </w:p>
        </w:tc>
      </w:tr>
      <w:tr w:rsidR="0009783A" w:rsidRPr="00E803B8" w14:paraId="579CE584" w14:textId="77777777" w:rsidTr="00093F2E">
        <w:trPr>
          <w:trHeight w:val="491"/>
        </w:trPr>
        <w:tc>
          <w:tcPr>
            <w:tcW w:w="1812" w:type="dxa"/>
            <w:shd w:val="clear" w:color="auto" w:fill="auto"/>
            <w:vAlign w:val="center"/>
          </w:tcPr>
          <w:p w14:paraId="0FFEE582" w14:textId="1DDCE10F" w:rsidR="0009783A" w:rsidRPr="004C5345" w:rsidRDefault="000B67B5" w:rsidP="00093F2E">
            <w:pPr>
              <w:rPr>
                <w:lang w:val="en-US"/>
              </w:rPr>
            </w:pPr>
            <w:r>
              <w:rPr>
                <w:lang w:val="en-US"/>
              </w:rPr>
              <w:t>Bundle</w:t>
            </w:r>
          </w:p>
        </w:tc>
        <w:tc>
          <w:tcPr>
            <w:tcW w:w="6692" w:type="dxa"/>
            <w:vAlign w:val="center"/>
          </w:tcPr>
          <w:p w14:paraId="40B76B51" w14:textId="3C66A487" w:rsidR="0009783A" w:rsidRPr="004C5345" w:rsidRDefault="00390F8D" w:rsidP="00093F2E">
            <w:pPr>
              <w:rPr>
                <w:lang w:val="en-US"/>
              </w:rPr>
            </w:pPr>
            <w:r>
              <w:rPr>
                <w:lang w:val="en-US"/>
              </w:rPr>
              <w:t>Crop water stress due to drought</w:t>
            </w:r>
          </w:p>
        </w:tc>
      </w:tr>
      <w:tr w:rsidR="0009783A" w:rsidRPr="00E803B8" w14:paraId="62D28EEA" w14:textId="77777777" w:rsidTr="00093F2E">
        <w:trPr>
          <w:trHeight w:val="491"/>
        </w:trPr>
        <w:tc>
          <w:tcPr>
            <w:tcW w:w="1812" w:type="dxa"/>
            <w:shd w:val="clear" w:color="auto" w:fill="auto"/>
            <w:vAlign w:val="center"/>
          </w:tcPr>
          <w:p w14:paraId="391DEE71" w14:textId="77777777" w:rsidR="0009783A" w:rsidRPr="004C5345" w:rsidRDefault="0009783A" w:rsidP="00093F2E">
            <w:pPr>
              <w:rPr>
                <w:lang w:val="en-US"/>
              </w:rPr>
            </w:pPr>
            <w:r w:rsidRPr="004C5345">
              <w:rPr>
                <w:lang w:val="en-US"/>
              </w:rPr>
              <w:t>Authors</w:t>
            </w:r>
          </w:p>
        </w:tc>
        <w:tc>
          <w:tcPr>
            <w:tcW w:w="6692" w:type="dxa"/>
            <w:vAlign w:val="center"/>
          </w:tcPr>
          <w:p w14:paraId="4C5137B2" w14:textId="0FB335AA" w:rsidR="0009783A" w:rsidRPr="004C5345" w:rsidRDefault="00F127BC" w:rsidP="00093F2E">
            <w:pPr>
              <w:rPr>
                <w:lang w:val="en-US"/>
              </w:rPr>
            </w:pPr>
            <w:r w:rsidRPr="00F127BC">
              <w:rPr>
                <w:b/>
                <w:lang w:val="en-US"/>
              </w:rPr>
              <w:t>Miguel A. Moreno – UCLM, David Hernández – UCLM, Rocío Ballesteros – UCLM</w:t>
            </w:r>
          </w:p>
        </w:tc>
      </w:tr>
      <w:tr w:rsidR="0009783A" w:rsidRPr="004C5345" w14:paraId="51259F6A" w14:textId="77777777" w:rsidTr="00093F2E">
        <w:trPr>
          <w:trHeight w:val="491"/>
        </w:trPr>
        <w:tc>
          <w:tcPr>
            <w:tcW w:w="1812" w:type="dxa"/>
            <w:tcBorders>
              <w:bottom w:val="single" w:sz="2" w:space="0" w:color="595959" w:themeColor="text1" w:themeTint="A6"/>
            </w:tcBorders>
            <w:shd w:val="clear" w:color="auto" w:fill="auto"/>
            <w:vAlign w:val="center"/>
          </w:tcPr>
          <w:p w14:paraId="42C18C63" w14:textId="77777777" w:rsidR="0009783A" w:rsidRPr="004C5345" w:rsidRDefault="0009783A" w:rsidP="00093F2E">
            <w:pPr>
              <w:rPr>
                <w:lang w:val="en-US"/>
              </w:rPr>
            </w:pPr>
            <w:r w:rsidRPr="004C5345">
              <w:rPr>
                <w:lang w:val="en-US"/>
              </w:rPr>
              <w:t>Dissemination level</w:t>
            </w:r>
          </w:p>
        </w:tc>
        <w:tc>
          <w:tcPr>
            <w:tcW w:w="6692" w:type="dxa"/>
            <w:tcBorders>
              <w:bottom w:val="single" w:sz="2" w:space="0" w:color="595959" w:themeColor="text1" w:themeTint="A6"/>
            </w:tcBorders>
            <w:vAlign w:val="center"/>
          </w:tcPr>
          <w:p w14:paraId="16338297" w14:textId="34443760" w:rsidR="0009783A" w:rsidRPr="004C5345" w:rsidRDefault="00FF34BB" w:rsidP="00093F2E">
            <w:pPr>
              <w:rPr>
                <w:lang w:val="en-US"/>
              </w:rPr>
            </w:pPr>
            <w:r>
              <w:rPr>
                <w:lang w:val="en-US"/>
              </w:rPr>
              <w:t>Public</w:t>
            </w:r>
            <w:r w:rsidR="0009783A" w:rsidRPr="004C5345">
              <w:rPr>
                <w:lang w:val="en-US"/>
              </w:rPr>
              <w:t xml:space="preserve"> (</w:t>
            </w:r>
            <w:r>
              <w:rPr>
                <w:lang w:val="en-US"/>
              </w:rPr>
              <w:t>PU</w:t>
            </w:r>
            <w:r w:rsidR="0009783A" w:rsidRPr="004C5345">
              <w:rPr>
                <w:lang w:val="en-US"/>
              </w:rPr>
              <w:t>)</w:t>
            </w:r>
          </w:p>
        </w:tc>
      </w:tr>
      <w:tr w:rsidR="0009783A" w:rsidRPr="004C5345" w14:paraId="7F21D97D" w14:textId="77777777" w:rsidTr="00093F2E">
        <w:trPr>
          <w:trHeight w:val="491"/>
        </w:trPr>
        <w:tc>
          <w:tcPr>
            <w:tcW w:w="1812" w:type="dxa"/>
            <w:shd w:val="clear" w:color="auto" w:fill="auto"/>
            <w:vAlign w:val="center"/>
          </w:tcPr>
          <w:p w14:paraId="2B618711" w14:textId="77777777" w:rsidR="0009783A" w:rsidRPr="004C5345" w:rsidRDefault="0009783A" w:rsidP="00093F2E">
            <w:pPr>
              <w:rPr>
                <w:lang w:val="en-US"/>
              </w:rPr>
            </w:pPr>
            <w:r w:rsidRPr="004C5345">
              <w:rPr>
                <w:lang w:val="en-US"/>
              </w:rPr>
              <w:t>Status</w:t>
            </w:r>
          </w:p>
        </w:tc>
        <w:tc>
          <w:tcPr>
            <w:tcW w:w="6692" w:type="dxa"/>
            <w:vAlign w:val="center"/>
          </w:tcPr>
          <w:sdt>
            <w:sdtPr>
              <w:rPr>
                <w:lang w:val="en-US"/>
              </w:rPr>
              <w:alias w:val="Status"/>
              <w:tag w:val="Status"/>
              <w:id w:val="614418795"/>
              <w:dropDownList>
                <w:listItem w:displayText="Draft" w:value="Draft"/>
                <w:listItem w:displayText="Pre-final" w:value="Pre-final"/>
                <w:listItem w:displayText="Final" w:value="Final"/>
              </w:dropDownList>
            </w:sdtPr>
            <w:sdtContent>
              <w:p w14:paraId="57875DAF" w14:textId="1CD6D84A" w:rsidR="0009783A" w:rsidRPr="004C5345" w:rsidRDefault="00B37841" w:rsidP="00093F2E">
                <w:pPr>
                  <w:rPr>
                    <w:lang w:val="en-US"/>
                  </w:rPr>
                </w:pPr>
                <w:r>
                  <w:rPr>
                    <w:lang w:val="en-US"/>
                  </w:rPr>
                  <w:t>Draft</w:t>
                </w:r>
              </w:p>
            </w:sdtContent>
          </w:sdt>
        </w:tc>
      </w:tr>
      <w:tr w:rsidR="003A5C8D" w:rsidRPr="004C5345" w14:paraId="68CA01A2" w14:textId="77777777" w:rsidTr="00093F2E">
        <w:trPr>
          <w:trHeight w:val="491"/>
        </w:trPr>
        <w:tc>
          <w:tcPr>
            <w:tcW w:w="1812" w:type="dxa"/>
            <w:shd w:val="clear" w:color="auto" w:fill="auto"/>
            <w:vAlign w:val="center"/>
          </w:tcPr>
          <w:p w14:paraId="50A18539" w14:textId="77777777" w:rsidR="003A5C8D" w:rsidRPr="004C5345" w:rsidRDefault="003A5C8D" w:rsidP="003A5C8D">
            <w:pPr>
              <w:rPr>
                <w:lang w:val="en-US"/>
              </w:rPr>
            </w:pPr>
            <w:r w:rsidRPr="004C5345">
              <w:rPr>
                <w:lang w:val="en-US"/>
              </w:rPr>
              <w:t>Due Date</w:t>
            </w:r>
          </w:p>
        </w:tc>
        <w:tc>
          <w:tcPr>
            <w:tcW w:w="6692" w:type="dxa"/>
            <w:vAlign w:val="center"/>
          </w:tcPr>
          <w:p w14:paraId="5F80BC70" w14:textId="144D6997" w:rsidR="003A5C8D" w:rsidRPr="004C5345" w:rsidRDefault="003A5C8D" w:rsidP="003A5C8D">
            <w:pPr>
              <w:rPr>
                <w:lang w:val="en-US"/>
              </w:rPr>
            </w:pPr>
            <w:r>
              <w:rPr>
                <w:lang w:val="en-US"/>
              </w:rPr>
              <w:t>17</w:t>
            </w:r>
            <w:r w:rsidRPr="004C5345">
              <w:rPr>
                <w:lang w:val="en-US"/>
              </w:rPr>
              <w:t>/</w:t>
            </w:r>
            <w:r>
              <w:rPr>
                <w:lang w:val="en-US"/>
              </w:rPr>
              <w:t>07</w:t>
            </w:r>
            <w:r w:rsidRPr="004C5345">
              <w:rPr>
                <w:lang w:val="en-US"/>
              </w:rPr>
              <w:t>/</w:t>
            </w:r>
            <w:r>
              <w:rPr>
                <w:lang w:val="en-US"/>
              </w:rPr>
              <w:t>2024</w:t>
            </w:r>
          </w:p>
        </w:tc>
      </w:tr>
      <w:tr w:rsidR="003A5C8D" w:rsidRPr="004C5345" w14:paraId="5AC13FF1" w14:textId="77777777" w:rsidTr="00093F2E">
        <w:trPr>
          <w:trHeight w:val="491"/>
        </w:trPr>
        <w:tc>
          <w:tcPr>
            <w:tcW w:w="1812" w:type="dxa"/>
            <w:shd w:val="clear" w:color="auto" w:fill="auto"/>
            <w:vAlign w:val="center"/>
          </w:tcPr>
          <w:p w14:paraId="28AD81BD" w14:textId="77777777" w:rsidR="003A5C8D" w:rsidRPr="004C5345" w:rsidRDefault="003A5C8D" w:rsidP="003A5C8D">
            <w:pPr>
              <w:rPr>
                <w:lang w:val="en-US"/>
              </w:rPr>
            </w:pPr>
            <w:r w:rsidRPr="004C5345">
              <w:rPr>
                <w:lang w:val="en-US"/>
              </w:rPr>
              <w:t>Document date</w:t>
            </w:r>
          </w:p>
        </w:tc>
        <w:tc>
          <w:tcPr>
            <w:tcW w:w="6692" w:type="dxa"/>
            <w:vAlign w:val="center"/>
          </w:tcPr>
          <w:p w14:paraId="2356F9FE" w14:textId="18042423" w:rsidR="003A5C8D" w:rsidRPr="004C5345" w:rsidRDefault="003A5C8D" w:rsidP="003A5C8D">
            <w:pPr>
              <w:rPr>
                <w:lang w:val="en-US"/>
              </w:rPr>
            </w:pPr>
            <w:r w:rsidRPr="004C5345">
              <w:rPr>
                <w:lang w:val="en-US"/>
              </w:rPr>
              <w:fldChar w:fldCharType="begin"/>
            </w:r>
            <w:r w:rsidRPr="004C5345">
              <w:rPr>
                <w:lang w:val="en-US"/>
              </w:rPr>
              <w:instrText xml:space="preserve"> SAVEDATE  \@ "dd/MM/yyyy"  \* MERGEFORMAT </w:instrText>
            </w:r>
            <w:r w:rsidRPr="004C5345">
              <w:rPr>
                <w:lang w:val="en-US"/>
              </w:rPr>
              <w:fldChar w:fldCharType="separate"/>
            </w:r>
            <w:r w:rsidR="00A663DD">
              <w:rPr>
                <w:noProof/>
                <w:lang w:val="en-US"/>
              </w:rPr>
              <w:t>31/10/2024</w:t>
            </w:r>
            <w:r w:rsidRPr="004C5345">
              <w:rPr>
                <w:lang w:val="en-US"/>
              </w:rPr>
              <w:fldChar w:fldCharType="end"/>
            </w:r>
          </w:p>
        </w:tc>
      </w:tr>
      <w:tr w:rsidR="003A5C8D" w:rsidRPr="004C5345" w14:paraId="13276AD2" w14:textId="77777777" w:rsidTr="00093F2E">
        <w:trPr>
          <w:trHeight w:val="491"/>
        </w:trPr>
        <w:tc>
          <w:tcPr>
            <w:tcW w:w="1812" w:type="dxa"/>
            <w:shd w:val="clear" w:color="auto" w:fill="auto"/>
            <w:vAlign w:val="center"/>
          </w:tcPr>
          <w:p w14:paraId="42BEE302" w14:textId="77777777" w:rsidR="003A5C8D" w:rsidRPr="004C5345" w:rsidRDefault="003A5C8D" w:rsidP="003A5C8D">
            <w:pPr>
              <w:rPr>
                <w:lang w:val="en-US"/>
              </w:rPr>
            </w:pPr>
            <w:r w:rsidRPr="004C5345">
              <w:rPr>
                <w:lang w:val="en-US"/>
              </w:rPr>
              <w:t>Version number</w:t>
            </w:r>
          </w:p>
        </w:tc>
        <w:tc>
          <w:tcPr>
            <w:tcW w:w="6692" w:type="dxa"/>
            <w:vAlign w:val="center"/>
          </w:tcPr>
          <w:p w14:paraId="30179121" w14:textId="19F3DE22" w:rsidR="003A5C8D" w:rsidRPr="004C5345" w:rsidRDefault="003A5C8D" w:rsidP="003A5C8D">
            <w:pPr>
              <w:pStyle w:val="VersioNumber"/>
              <w:rPr>
                <w:lang w:val="en-US"/>
              </w:rPr>
            </w:pPr>
            <w:r>
              <w:rPr>
                <w:lang w:val="en-US"/>
              </w:rPr>
              <w:t>0</w:t>
            </w:r>
            <w:r w:rsidRPr="004C5345">
              <w:rPr>
                <w:lang w:val="en-US"/>
              </w:rPr>
              <w:t>.</w:t>
            </w:r>
            <w:r>
              <w:rPr>
                <w:lang w:val="en-US"/>
              </w:rPr>
              <w:t>1</w:t>
            </w:r>
          </w:p>
        </w:tc>
      </w:tr>
      <w:tr w:rsidR="0009783A" w:rsidRPr="00E803B8" w14:paraId="2A55A1D3" w14:textId="77777777" w:rsidTr="00093F2E">
        <w:trPr>
          <w:trHeight w:val="491"/>
        </w:trPr>
        <w:tc>
          <w:tcPr>
            <w:tcW w:w="1812" w:type="dxa"/>
            <w:shd w:val="clear" w:color="auto" w:fill="auto"/>
            <w:vAlign w:val="center"/>
          </w:tcPr>
          <w:p w14:paraId="6A39A6DF" w14:textId="218809ED" w:rsidR="0009783A" w:rsidRPr="004C5345" w:rsidRDefault="00C14C3A" w:rsidP="00093F2E">
            <w:pPr>
              <w:rPr>
                <w:lang w:val="en-US"/>
              </w:rPr>
            </w:pPr>
            <w:r>
              <w:object w:dxaOrig="13650" w:dyaOrig="13830" w14:anchorId="744BFD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65pt;height:79.5pt" o:ole="">
                  <v:imagedata r:id="rId13" o:title=""/>
                </v:shape>
                <o:OLEObject Type="Embed" ProgID="PBrush" ShapeID="_x0000_i1025" DrawAspect="Content" ObjectID="_1791872901" r:id="rId14"/>
              </w:object>
            </w:r>
          </w:p>
        </w:tc>
        <w:tc>
          <w:tcPr>
            <w:tcW w:w="6692" w:type="dxa"/>
            <w:shd w:val="clear" w:color="auto" w:fill="auto"/>
            <w:vAlign w:val="center"/>
          </w:tcPr>
          <w:p w14:paraId="40C395C6" w14:textId="6129DCC0" w:rsidR="0009783A" w:rsidRPr="004C5345" w:rsidRDefault="00C14C3A" w:rsidP="00093F2E">
            <w:pPr>
              <w:rPr>
                <w:lang w:val="en-US"/>
              </w:rPr>
            </w:pPr>
            <w:r w:rsidRPr="00C14C3A">
              <w:rPr>
                <w:lang w:val="en-US"/>
              </w:rPr>
              <w:t>Funded by the European Union. Views and opinions expressed are however those of the author(s) only and do not necessarily reflect those of the European Union or the European Research Executive Agency. Neither the European Union nor the European Research Executive Agency can be held responsible for them.</w:t>
            </w:r>
          </w:p>
        </w:tc>
      </w:tr>
    </w:tbl>
    <w:p w14:paraId="416978C3" w14:textId="77777777" w:rsidR="007C6216" w:rsidRPr="0009783A" w:rsidRDefault="007C6216" w:rsidP="004E3152">
      <w:pPr>
        <w:rPr>
          <w:lang w:val="en-US"/>
        </w:rPr>
      </w:pPr>
    </w:p>
    <w:p w14:paraId="064A9E52" w14:textId="77777777" w:rsidR="00A14BAA" w:rsidRPr="00D51D3A" w:rsidRDefault="00A14BAA" w:rsidP="004E3152"/>
    <w:p w14:paraId="77A85C38" w14:textId="77777777" w:rsidR="007C6216" w:rsidRPr="00D51D3A" w:rsidRDefault="007C6216" w:rsidP="004E3152">
      <w:pPr>
        <w:sectPr w:rsidR="007C6216" w:rsidRPr="00D51D3A" w:rsidSect="00637EF2">
          <w:footerReference w:type="default" r:id="rId15"/>
          <w:pgSz w:w="11906" w:h="16838"/>
          <w:pgMar w:top="1134" w:right="1134" w:bottom="340" w:left="1247" w:header="680" w:footer="567" w:gutter="0"/>
          <w:cols w:space="708"/>
          <w:titlePg/>
          <w:docGrid w:linePitch="360"/>
        </w:sectPr>
      </w:pPr>
    </w:p>
    <w:p w14:paraId="10E6C589" w14:textId="77777777" w:rsidR="00E97DD6" w:rsidRPr="00F443D1" w:rsidRDefault="00554773" w:rsidP="004E3152">
      <w:pPr>
        <w:pStyle w:val="H1noTOC"/>
      </w:pPr>
      <w:r w:rsidRPr="00F443D1">
        <w:lastRenderedPageBreak/>
        <w:t>Revision and history chart</w:t>
      </w:r>
    </w:p>
    <w:tbl>
      <w:tblPr>
        <w:tblStyle w:val="Tabladelista3-nfasis3"/>
        <w:tblW w:w="9209" w:type="dxa"/>
        <w:tblLook w:val="04A0" w:firstRow="1" w:lastRow="0" w:firstColumn="1" w:lastColumn="0" w:noHBand="0" w:noVBand="1"/>
      </w:tblPr>
      <w:tblGrid>
        <w:gridCol w:w="957"/>
        <w:gridCol w:w="1575"/>
        <w:gridCol w:w="1766"/>
        <w:gridCol w:w="4911"/>
      </w:tblGrid>
      <w:tr w:rsidR="00982F16" w14:paraId="138DE29A" w14:textId="77777777" w:rsidTr="00EE63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 w:type="dxa"/>
          </w:tcPr>
          <w:p w14:paraId="6509719C" w14:textId="77777777" w:rsidR="00982F16" w:rsidRPr="004C5345" w:rsidRDefault="00982F16" w:rsidP="0010012D">
            <w:pPr>
              <w:pStyle w:val="Tableheaderrow"/>
              <w:rPr>
                <w:lang w:val="en-US"/>
              </w:rPr>
            </w:pPr>
            <w:r w:rsidRPr="004C5345">
              <w:rPr>
                <w:lang w:val="en-US"/>
              </w:rPr>
              <w:t>Version</w:t>
            </w:r>
          </w:p>
        </w:tc>
        <w:tc>
          <w:tcPr>
            <w:tcW w:w="1575" w:type="dxa"/>
          </w:tcPr>
          <w:p w14:paraId="365856CC" w14:textId="77777777" w:rsidR="00982F16" w:rsidRPr="004C5345" w:rsidRDefault="00982F16" w:rsidP="0010012D">
            <w:pPr>
              <w:pStyle w:val="Tableheaderrow"/>
              <w:cnfStyle w:val="100000000000" w:firstRow="1" w:lastRow="0" w:firstColumn="0" w:lastColumn="0" w:oddVBand="0" w:evenVBand="0" w:oddHBand="0" w:evenHBand="0" w:firstRowFirstColumn="0" w:firstRowLastColumn="0" w:lastRowFirstColumn="0" w:lastRowLastColumn="0"/>
              <w:rPr>
                <w:lang w:val="en-US"/>
              </w:rPr>
            </w:pPr>
            <w:r w:rsidRPr="004C5345">
              <w:rPr>
                <w:lang w:val="en-US"/>
              </w:rPr>
              <w:t>Date</w:t>
            </w:r>
          </w:p>
        </w:tc>
        <w:tc>
          <w:tcPr>
            <w:tcW w:w="1766" w:type="dxa"/>
          </w:tcPr>
          <w:p w14:paraId="7606A3E0" w14:textId="77777777" w:rsidR="00982F16" w:rsidRPr="004C5345" w:rsidRDefault="00982F16" w:rsidP="0010012D">
            <w:pPr>
              <w:pStyle w:val="Tableheaderrow"/>
              <w:cnfStyle w:val="100000000000" w:firstRow="1" w:lastRow="0" w:firstColumn="0" w:lastColumn="0" w:oddVBand="0" w:evenVBand="0" w:oddHBand="0" w:evenHBand="0" w:firstRowFirstColumn="0" w:firstRowLastColumn="0" w:lastRowFirstColumn="0" w:lastRowLastColumn="0"/>
              <w:rPr>
                <w:lang w:val="en-US"/>
              </w:rPr>
            </w:pPr>
            <w:r>
              <w:rPr>
                <w:lang w:val="en-US"/>
              </w:rPr>
              <w:t>Main author</w:t>
            </w:r>
          </w:p>
        </w:tc>
        <w:tc>
          <w:tcPr>
            <w:tcW w:w="4911" w:type="dxa"/>
          </w:tcPr>
          <w:p w14:paraId="77C9CB6C" w14:textId="77777777" w:rsidR="00982F16" w:rsidRPr="004C5345" w:rsidRDefault="00982F16" w:rsidP="0010012D">
            <w:pPr>
              <w:pStyle w:val="Tableheaderrow"/>
              <w:cnfStyle w:val="100000000000" w:firstRow="1" w:lastRow="0" w:firstColumn="0" w:lastColumn="0" w:oddVBand="0" w:evenVBand="0" w:oddHBand="0" w:evenHBand="0" w:firstRowFirstColumn="0" w:firstRowLastColumn="0" w:lastRowFirstColumn="0" w:lastRowLastColumn="0"/>
              <w:rPr>
                <w:lang w:val="en-US"/>
              </w:rPr>
            </w:pPr>
            <w:r>
              <w:rPr>
                <w:lang w:val="en-US"/>
              </w:rPr>
              <w:t>Summary of changes</w:t>
            </w:r>
          </w:p>
        </w:tc>
      </w:tr>
      <w:tr w:rsidR="00EE637E" w14:paraId="0A825EB8" w14:textId="77777777" w:rsidTr="00EE6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53AE4DE" w14:textId="0BE488EB" w:rsidR="00EE637E" w:rsidRPr="004C5345" w:rsidRDefault="00EE637E" w:rsidP="00EE637E">
            <w:pPr>
              <w:rPr>
                <w:lang w:val="en-US"/>
              </w:rPr>
            </w:pPr>
            <w:r>
              <w:rPr>
                <w:lang w:val="en-US"/>
              </w:rPr>
              <w:t>0.1</w:t>
            </w:r>
          </w:p>
        </w:tc>
        <w:tc>
          <w:tcPr>
            <w:tcW w:w="1575" w:type="dxa"/>
          </w:tcPr>
          <w:p w14:paraId="7F6AF7F4" w14:textId="211F29E0" w:rsidR="00EE637E" w:rsidRPr="004C5345" w:rsidRDefault="00EE637E" w:rsidP="00EE637E">
            <w:pPr>
              <w:cnfStyle w:val="000000100000" w:firstRow="0" w:lastRow="0" w:firstColumn="0" w:lastColumn="0" w:oddVBand="0" w:evenVBand="0" w:oddHBand="1" w:evenHBand="0" w:firstRowFirstColumn="0" w:firstRowLastColumn="0" w:lastRowFirstColumn="0" w:lastRowLastColumn="0"/>
              <w:rPr>
                <w:lang w:val="en-US"/>
              </w:rPr>
            </w:pPr>
            <w:r>
              <w:rPr>
                <w:lang w:val="en-US"/>
              </w:rPr>
              <w:t>29/05/2024</w:t>
            </w:r>
          </w:p>
        </w:tc>
        <w:tc>
          <w:tcPr>
            <w:tcW w:w="1766" w:type="dxa"/>
          </w:tcPr>
          <w:p w14:paraId="45B74DA4" w14:textId="77777777" w:rsidR="00EE637E" w:rsidRPr="004C5345" w:rsidRDefault="00EE637E" w:rsidP="00EE637E">
            <w:pPr>
              <w:cnfStyle w:val="000000100000" w:firstRow="0" w:lastRow="0" w:firstColumn="0" w:lastColumn="0" w:oddVBand="0" w:evenVBand="0" w:oddHBand="1" w:evenHBand="0" w:firstRowFirstColumn="0" w:firstRowLastColumn="0" w:lastRowFirstColumn="0" w:lastRowLastColumn="0"/>
              <w:rPr>
                <w:lang w:val="en-US"/>
              </w:rPr>
            </w:pPr>
          </w:p>
        </w:tc>
        <w:tc>
          <w:tcPr>
            <w:tcW w:w="4911" w:type="dxa"/>
          </w:tcPr>
          <w:p w14:paraId="242A6C1D" w14:textId="73E73552" w:rsidR="00EE637E" w:rsidRPr="004C5345" w:rsidRDefault="00EE637E" w:rsidP="00EE637E">
            <w:pPr>
              <w:cnfStyle w:val="000000100000" w:firstRow="0" w:lastRow="0" w:firstColumn="0" w:lastColumn="0" w:oddVBand="0" w:evenVBand="0" w:oddHBand="1" w:evenHBand="0" w:firstRowFirstColumn="0" w:firstRowLastColumn="0" w:lastRowFirstColumn="0" w:lastRowLastColumn="0"/>
              <w:rPr>
                <w:lang w:val="en-US"/>
              </w:rPr>
            </w:pPr>
            <w:r>
              <w:rPr>
                <w:lang w:val="en-US"/>
              </w:rPr>
              <w:t>Draft outline</w:t>
            </w:r>
          </w:p>
        </w:tc>
      </w:tr>
      <w:tr w:rsidR="00982F16" w14:paraId="2AEE046F" w14:textId="77777777" w:rsidTr="00EE637E">
        <w:tc>
          <w:tcPr>
            <w:cnfStyle w:val="001000000000" w:firstRow="0" w:lastRow="0" w:firstColumn="1" w:lastColumn="0" w:oddVBand="0" w:evenVBand="0" w:oddHBand="0" w:evenHBand="0" w:firstRowFirstColumn="0" w:firstRowLastColumn="0" w:lastRowFirstColumn="0" w:lastRowLastColumn="0"/>
            <w:tcW w:w="957" w:type="dxa"/>
          </w:tcPr>
          <w:p w14:paraId="46786593" w14:textId="77777777" w:rsidR="00982F16" w:rsidRPr="004C5345" w:rsidRDefault="00982F16" w:rsidP="00093F2E">
            <w:pPr>
              <w:rPr>
                <w:lang w:val="en-US"/>
              </w:rPr>
            </w:pPr>
            <w:r>
              <w:rPr>
                <w:lang w:val="en-US"/>
              </w:rPr>
              <w:t>0.2</w:t>
            </w:r>
          </w:p>
        </w:tc>
        <w:tc>
          <w:tcPr>
            <w:tcW w:w="1575" w:type="dxa"/>
          </w:tcPr>
          <w:p w14:paraId="13DDA31A" w14:textId="084897A4" w:rsidR="00982F16" w:rsidRPr="004C5345" w:rsidRDefault="001F5CCD" w:rsidP="00093F2E">
            <w:pPr>
              <w:cnfStyle w:val="000000000000" w:firstRow="0" w:lastRow="0" w:firstColumn="0" w:lastColumn="0" w:oddVBand="0" w:evenVBand="0" w:oddHBand="0" w:evenHBand="0" w:firstRowFirstColumn="0" w:firstRowLastColumn="0" w:lastRowFirstColumn="0" w:lastRowLastColumn="0"/>
              <w:rPr>
                <w:lang w:val="en-US"/>
              </w:rPr>
            </w:pPr>
            <w:r>
              <w:rPr>
                <w:lang w:val="en-US"/>
              </w:rPr>
              <w:t>DD/MM/YYYY</w:t>
            </w:r>
          </w:p>
        </w:tc>
        <w:tc>
          <w:tcPr>
            <w:tcW w:w="1766" w:type="dxa"/>
          </w:tcPr>
          <w:p w14:paraId="38C6E919" w14:textId="77777777" w:rsidR="00982F16" w:rsidRPr="004C5345" w:rsidRDefault="00982F16" w:rsidP="00093F2E">
            <w:pPr>
              <w:cnfStyle w:val="000000000000" w:firstRow="0" w:lastRow="0" w:firstColumn="0" w:lastColumn="0" w:oddVBand="0" w:evenVBand="0" w:oddHBand="0" w:evenHBand="0" w:firstRowFirstColumn="0" w:firstRowLastColumn="0" w:lastRowFirstColumn="0" w:lastRowLastColumn="0"/>
              <w:rPr>
                <w:lang w:val="en-US"/>
              </w:rPr>
            </w:pPr>
          </w:p>
        </w:tc>
        <w:tc>
          <w:tcPr>
            <w:tcW w:w="4911" w:type="dxa"/>
          </w:tcPr>
          <w:p w14:paraId="41E936F4" w14:textId="77777777" w:rsidR="00982F16" w:rsidRPr="004C5345" w:rsidRDefault="00982F16" w:rsidP="00093F2E">
            <w:pPr>
              <w:cnfStyle w:val="000000000000" w:firstRow="0" w:lastRow="0" w:firstColumn="0" w:lastColumn="0" w:oddVBand="0" w:evenVBand="0" w:oddHBand="0" w:evenHBand="0" w:firstRowFirstColumn="0" w:firstRowLastColumn="0" w:lastRowFirstColumn="0" w:lastRowLastColumn="0"/>
              <w:rPr>
                <w:lang w:val="en-US"/>
              </w:rPr>
            </w:pPr>
          </w:p>
        </w:tc>
      </w:tr>
      <w:tr w:rsidR="00982F16" w14:paraId="22FC05EE" w14:textId="77777777" w:rsidTr="00EE6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82CEF58" w14:textId="77777777" w:rsidR="00982F16" w:rsidRPr="004C5345" w:rsidRDefault="00982F16" w:rsidP="00093F2E">
            <w:pPr>
              <w:rPr>
                <w:lang w:val="en-US"/>
              </w:rPr>
            </w:pPr>
            <w:r>
              <w:rPr>
                <w:lang w:val="en-US"/>
              </w:rPr>
              <w:t>0.3</w:t>
            </w:r>
          </w:p>
        </w:tc>
        <w:tc>
          <w:tcPr>
            <w:tcW w:w="1575" w:type="dxa"/>
          </w:tcPr>
          <w:p w14:paraId="3EE6AE5A" w14:textId="53CB32CD" w:rsidR="00982F16" w:rsidRPr="004C5345" w:rsidRDefault="001F5CCD" w:rsidP="00093F2E">
            <w:pPr>
              <w:cnfStyle w:val="000000100000" w:firstRow="0" w:lastRow="0" w:firstColumn="0" w:lastColumn="0" w:oddVBand="0" w:evenVBand="0" w:oddHBand="1" w:evenHBand="0" w:firstRowFirstColumn="0" w:firstRowLastColumn="0" w:lastRowFirstColumn="0" w:lastRowLastColumn="0"/>
              <w:rPr>
                <w:lang w:val="en-US"/>
              </w:rPr>
            </w:pPr>
            <w:r>
              <w:rPr>
                <w:lang w:val="en-US"/>
              </w:rPr>
              <w:t>DD/MM/YYYY</w:t>
            </w:r>
          </w:p>
        </w:tc>
        <w:tc>
          <w:tcPr>
            <w:tcW w:w="1766" w:type="dxa"/>
          </w:tcPr>
          <w:p w14:paraId="32BB930E" w14:textId="77777777" w:rsidR="00982F16" w:rsidRPr="004C5345" w:rsidRDefault="00982F16" w:rsidP="00093F2E">
            <w:pPr>
              <w:cnfStyle w:val="000000100000" w:firstRow="0" w:lastRow="0" w:firstColumn="0" w:lastColumn="0" w:oddVBand="0" w:evenVBand="0" w:oddHBand="1" w:evenHBand="0" w:firstRowFirstColumn="0" w:firstRowLastColumn="0" w:lastRowFirstColumn="0" w:lastRowLastColumn="0"/>
              <w:rPr>
                <w:lang w:val="en-US"/>
              </w:rPr>
            </w:pPr>
          </w:p>
        </w:tc>
        <w:tc>
          <w:tcPr>
            <w:tcW w:w="4911" w:type="dxa"/>
          </w:tcPr>
          <w:p w14:paraId="61054A30" w14:textId="77777777" w:rsidR="00982F16" w:rsidRPr="004C5345" w:rsidRDefault="00982F16" w:rsidP="00093F2E">
            <w:pPr>
              <w:cnfStyle w:val="000000100000" w:firstRow="0" w:lastRow="0" w:firstColumn="0" w:lastColumn="0" w:oddVBand="0" w:evenVBand="0" w:oddHBand="1" w:evenHBand="0" w:firstRowFirstColumn="0" w:firstRowLastColumn="0" w:lastRowFirstColumn="0" w:lastRowLastColumn="0"/>
              <w:rPr>
                <w:lang w:val="en-US"/>
              </w:rPr>
            </w:pPr>
          </w:p>
        </w:tc>
      </w:tr>
      <w:tr w:rsidR="00982F16" w14:paraId="1B879FE7" w14:textId="77777777" w:rsidTr="00EE637E">
        <w:tc>
          <w:tcPr>
            <w:cnfStyle w:val="001000000000" w:firstRow="0" w:lastRow="0" w:firstColumn="1" w:lastColumn="0" w:oddVBand="0" w:evenVBand="0" w:oddHBand="0" w:evenHBand="0" w:firstRowFirstColumn="0" w:firstRowLastColumn="0" w:lastRowFirstColumn="0" w:lastRowLastColumn="0"/>
            <w:tcW w:w="957" w:type="dxa"/>
          </w:tcPr>
          <w:p w14:paraId="397C43EB" w14:textId="77777777" w:rsidR="00982F16" w:rsidRPr="004C5345" w:rsidRDefault="00982F16" w:rsidP="00093F2E">
            <w:pPr>
              <w:rPr>
                <w:lang w:val="en-US"/>
              </w:rPr>
            </w:pPr>
            <w:r>
              <w:rPr>
                <w:lang w:val="en-US"/>
              </w:rPr>
              <w:t>0.4</w:t>
            </w:r>
          </w:p>
        </w:tc>
        <w:tc>
          <w:tcPr>
            <w:tcW w:w="1575" w:type="dxa"/>
          </w:tcPr>
          <w:p w14:paraId="6F465AA5" w14:textId="33E1EC4A" w:rsidR="00982F16" w:rsidRPr="004C5345" w:rsidRDefault="001F5CCD" w:rsidP="00093F2E">
            <w:pPr>
              <w:cnfStyle w:val="000000000000" w:firstRow="0" w:lastRow="0" w:firstColumn="0" w:lastColumn="0" w:oddVBand="0" w:evenVBand="0" w:oddHBand="0" w:evenHBand="0" w:firstRowFirstColumn="0" w:firstRowLastColumn="0" w:lastRowFirstColumn="0" w:lastRowLastColumn="0"/>
              <w:rPr>
                <w:lang w:val="en-US"/>
              </w:rPr>
            </w:pPr>
            <w:r>
              <w:rPr>
                <w:lang w:val="en-US"/>
              </w:rPr>
              <w:t>DD/MM/YYYY</w:t>
            </w:r>
          </w:p>
        </w:tc>
        <w:tc>
          <w:tcPr>
            <w:tcW w:w="1766" w:type="dxa"/>
          </w:tcPr>
          <w:p w14:paraId="791068B2" w14:textId="77777777" w:rsidR="00982F16" w:rsidRPr="004C5345" w:rsidRDefault="00982F16" w:rsidP="00093F2E">
            <w:pPr>
              <w:cnfStyle w:val="000000000000" w:firstRow="0" w:lastRow="0" w:firstColumn="0" w:lastColumn="0" w:oddVBand="0" w:evenVBand="0" w:oddHBand="0" w:evenHBand="0" w:firstRowFirstColumn="0" w:firstRowLastColumn="0" w:lastRowFirstColumn="0" w:lastRowLastColumn="0"/>
              <w:rPr>
                <w:lang w:val="en-US"/>
              </w:rPr>
            </w:pPr>
          </w:p>
        </w:tc>
        <w:tc>
          <w:tcPr>
            <w:tcW w:w="4911" w:type="dxa"/>
          </w:tcPr>
          <w:p w14:paraId="058D5F24" w14:textId="77777777" w:rsidR="00982F16" w:rsidRPr="004C5345" w:rsidRDefault="00982F16" w:rsidP="00093F2E">
            <w:pPr>
              <w:cnfStyle w:val="000000000000" w:firstRow="0" w:lastRow="0" w:firstColumn="0" w:lastColumn="0" w:oddVBand="0" w:evenVBand="0" w:oddHBand="0" w:evenHBand="0" w:firstRowFirstColumn="0" w:firstRowLastColumn="0" w:lastRowFirstColumn="0" w:lastRowLastColumn="0"/>
              <w:rPr>
                <w:lang w:val="en-US"/>
              </w:rPr>
            </w:pPr>
          </w:p>
        </w:tc>
      </w:tr>
      <w:tr w:rsidR="00982F16" w14:paraId="1FD2681E" w14:textId="77777777" w:rsidTr="00EE6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D0E20C2" w14:textId="77777777" w:rsidR="00982F16" w:rsidRPr="004C5345" w:rsidRDefault="00982F16" w:rsidP="00093F2E">
            <w:pPr>
              <w:rPr>
                <w:lang w:val="en-US"/>
              </w:rPr>
            </w:pPr>
            <w:r>
              <w:rPr>
                <w:lang w:val="en-US"/>
              </w:rPr>
              <w:t>0.5</w:t>
            </w:r>
          </w:p>
        </w:tc>
        <w:tc>
          <w:tcPr>
            <w:tcW w:w="1575" w:type="dxa"/>
          </w:tcPr>
          <w:p w14:paraId="620B8306" w14:textId="1DF970CC" w:rsidR="00982F16" w:rsidRPr="004C5345" w:rsidRDefault="001F5CCD" w:rsidP="00093F2E">
            <w:pPr>
              <w:cnfStyle w:val="000000100000" w:firstRow="0" w:lastRow="0" w:firstColumn="0" w:lastColumn="0" w:oddVBand="0" w:evenVBand="0" w:oddHBand="1" w:evenHBand="0" w:firstRowFirstColumn="0" w:firstRowLastColumn="0" w:lastRowFirstColumn="0" w:lastRowLastColumn="0"/>
              <w:rPr>
                <w:lang w:val="en-US"/>
              </w:rPr>
            </w:pPr>
            <w:r>
              <w:rPr>
                <w:lang w:val="en-US"/>
              </w:rPr>
              <w:t>DD/MM/YYYY</w:t>
            </w:r>
          </w:p>
        </w:tc>
        <w:tc>
          <w:tcPr>
            <w:tcW w:w="1766" w:type="dxa"/>
          </w:tcPr>
          <w:p w14:paraId="6EAE6122" w14:textId="77777777" w:rsidR="00982F16" w:rsidRPr="004C5345" w:rsidRDefault="00982F16" w:rsidP="00093F2E">
            <w:pPr>
              <w:cnfStyle w:val="000000100000" w:firstRow="0" w:lastRow="0" w:firstColumn="0" w:lastColumn="0" w:oddVBand="0" w:evenVBand="0" w:oddHBand="1" w:evenHBand="0" w:firstRowFirstColumn="0" w:firstRowLastColumn="0" w:lastRowFirstColumn="0" w:lastRowLastColumn="0"/>
              <w:rPr>
                <w:lang w:val="en-US"/>
              </w:rPr>
            </w:pPr>
          </w:p>
        </w:tc>
        <w:tc>
          <w:tcPr>
            <w:tcW w:w="4911" w:type="dxa"/>
          </w:tcPr>
          <w:p w14:paraId="32D13B08" w14:textId="77777777" w:rsidR="00982F16" w:rsidRPr="004C5345" w:rsidRDefault="00982F16" w:rsidP="00093F2E">
            <w:pPr>
              <w:cnfStyle w:val="000000100000" w:firstRow="0" w:lastRow="0" w:firstColumn="0" w:lastColumn="0" w:oddVBand="0" w:evenVBand="0" w:oddHBand="1" w:evenHBand="0" w:firstRowFirstColumn="0" w:firstRowLastColumn="0" w:lastRowFirstColumn="0" w:lastRowLastColumn="0"/>
              <w:rPr>
                <w:lang w:val="en-US"/>
              </w:rPr>
            </w:pPr>
          </w:p>
        </w:tc>
      </w:tr>
      <w:tr w:rsidR="00982F16" w14:paraId="68424F6A" w14:textId="77777777" w:rsidTr="00EE637E">
        <w:tc>
          <w:tcPr>
            <w:cnfStyle w:val="001000000000" w:firstRow="0" w:lastRow="0" w:firstColumn="1" w:lastColumn="0" w:oddVBand="0" w:evenVBand="0" w:oddHBand="0" w:evenHBand="0" w:firstRowFirstColumn="0" w:firstRowLastColumn="0" w:lastRowFirstColumn="0" w:lastRowLastColumn="0"/>
            <w:tcW w:w="957" w:type="dxa"/>
          </w:tcPr>
          <w:p w14:paraId="65F101F1" w14:textId="77777777" w:rsidR="00982F16" w:rsidRPr="004C5345" w:rsidRDefault="00982F16" w:rsidP="00093F2E">
            <w:pPr>
              <w:rPr>
                <w:lang w:val="en-US"/>
              </w:rPr>
            </w:pPr>
            <w:r>
              <w:rPr>
                <w:lang w:val="en-US"/>
              </w:rPr>
              <w:t>0.6</w:t>
            </w:r>
          </w:p>
        </w:tc>
        <w:tc>
          <w:tcPr>
            <w:tcW w:w="1575" w:type="dxa"/>
          </w:tcPr>
          <w:p w14:paraId="69E4597C" w14:textId="5BDC11B6" w:rsidR="00982F16" w:rsidRPr="004C5345" w:rsidRDefault="001F5CCD" w:rsidP="00093F2E">
            <w:pPr>
              <w:cnfStyle w:val="000000000000" w:firstRow="0" w:lastRow="0" w:firstColumn="0" w:lastColumn="0" w:oddVBand="0" w:evenVBand="0" w:oddHBand="0" w:evenHBand="0" w:firstRowFirstColumn="0" w:firstRowLastColumn="0" w:lastRowFirstColumn="0" w:lastRowLastColumn="0"/>
              <w:rPr>
                <w:lang w:val="en-US"/>
              </w:rPr>
            </w:pPr>
            <w:r>
              <w:rPr>
                <w:lang w:val="en-US"/>
              </w:rPr>
              <w:t>DD/MM/YYYY</w:t>
            </w:r>
          </w:p>
        </w:tc>
        <w:tc>
          <w:tcPr>
            <w:tcW w:w="1766" w:type="dxa"/>
          </w:tcPr>
          <w:p w14:paraId="7849C934" w14:textId="77777777" w:rsidR="00982F16" w:rsidRPr="004C5345" w:rsidRDefault="00982F16" w:rsidP="00093F2E">
            <w:pPr>
              <w:cnfStyle w:val="000000000000" w:firstRow="0" w:lastRow="0" w:firstColumn="0" w:lastColumn="0" w:oddVBand="0" w:evenVBand="0" w:oddHBand="0" w:evenHBand="0" w:firstRowFirstColumn="0" w:firstRowLastColumn="0" w:lastRowFirstColumn="0" w:lastRowLastColumn="0"/>
              <w:rPr>
                <w:lang w:val="en-US"/>
              </w:rPr>
            </w:pPr>
          </w:p>
        </w:tc>
        <w:tc>
          <w:tcPr>
            <w:tcW w:w="4911" w:type="dxa"/>
          </w:tcPr>
          <w:p w14:paraId="41B8C3F4" w14:textId="77777777" w:rsidR="00982F16" w:rsidRPr="004C5345" w:rsidRDefault="00982F16" w:rsidP="00093F2E">
            <w:pPr>
              <w:cnfStyle w:val="000000000000" w:firstRow="0" w:lastRow="0" w:firstColumn="0" w:lastColumn="0" w:oddVBand="0" w:evenVBand="0" w:oddHBand="0" w:evenHBand="0" w:firstRowFirstColumn="0" w:firstRowLastColumn="0" w:lastRowFirstColumn="0" w:lastRowLastColumn="0"/>
              <w:rPr>
                <w:lang w:val="en-US"/>
              </w:rPr>
            </w:pPr>
          </w:p>
        </w:tc>
      </w:tr>
      <w:tr w:rsidR="00982F16" w14:paraId="61B54437" w14:textId="77777777" w:rsidTr="00EE6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52ED854D" w14:textId="77777777" w:rsidR="00982F16" w:rsidRPr="004C5345" w:rsidRDefault="00982F16" w:rsidP="00093F2E">
            <w:pPr>
              <w:rPr>
                <w:lang w:val="en-US"/>
              </w:rPr>
            </w:pPr>
            <w:r>
              <w:rPr>
                <w:lang w:val="en-US"/>
              </w:rPr>
              <w:t>0.7</w:t>
            </w:r>
          </w:p>
        </w:tc>
        <w:tc>
          <w:tcPr>
            <w:tcW w:w="1575" w:type="dxa"/>
          </w:tcPr>
          <w:p w14:paraId="7D1FB51C" w14:textId="4E41C305" w:rsidR="00982F16" w:rsidRPr="004C5345" w:rsidRDefault="001F5CCD" w:rsidP="00093F2E">
            <w:pPr>
              <w:cnfStyle w:val="000000100000" w:firstRow="0" w:lastRow="0" w:firstColumn="0" w:lastColumn="0" w:oddVBand="0" w:evenVBand="0" w:oddHBand="1" w:evenHBand="0" w:firstRowFirstColumn="0" w:firstRowLastColumn="0" w:lastRowFirstColumn="0" w:lastRowLastColumn="0"/>
              <w:rPr>
                <w:lang w:val="en-US"/>
              </w:rPr>
            </w:pPr>
            <w:r>
              <w:rPr>
                <w:lang w:val="en-US"/>
              </w:rPr>
              <w:t>DD/MM/YYYY</w:t>
            </w:r>
          </w:p>
        </w:tc>
        <w:tc>
          <w:tcPr>
            <w:tcW w:w="1766" w:type="dxa"/>
          </w:tcPr>
          <w:p w14:paraId="4473E0B8" w14:textId="77777777" w:rsidR="00982F16" w:rsidRPr="004C5345" w:rsidRDefault="00982F16" w:rsidP="00093F2E">
            <w:pPr>
              <w:cnfStyle w:val="000000100000" w:firstRow="0" w:lastRow="0" w:firstColumn="0" w:lastColumn="0" w:oddVBand="0" w:evenVBand="0" w:oddHBand="1" w:evenHBand="0" w:firstRowFirstColumn="0" w:firstRowLastColumn="0" w:lastRowFirstColumn="0" w:lastRowLastColumn="0"/>
              <w:rPr>
                <w:lang w:val="en-US"/>
              </w:rPr>
            </w:pPr>
          </w:p>
        </w:tc>
        <w:tc>
          <w:tcPr>
            <w:tcW w:w="4911" w:type="dxa"/>
          </w:tcPr>
          <w:p w14:paraId="2C80BBE6" w14:textId="77777777" w:rsidR="00982F16" w:rsidRPr="004C5345" w:rsidRDefault="00982F16" w:rsidP="00093F2E">
            <w:pPr>
              <w:cnfStyle w:val="000000100000" w:firstRow="0" w:lastRow="0" w:firstColumn="0" w:lastColumn="0" w:oddVBand="0" w:evenVBand="0" w:oddHBand="1" w:evenHBand="0" w:firstRowFirstColumn="0" w:firstRowLastColumn="0" w:lastRowFirstColumn="0" w:lastRowLastColumn="0"/>
              <w:rPr>
                <w:lang w:val="en-US"/>
              </w:rPr>
            </w:pPr>
          </w:p>
        </w:tc>
      </w:tr>
      <w:tr w:rsidR="00982F16" w14:paraId="46EA8B09" w14:textId="77777777" w:rsidTr="00EE637E">
        <w:tc>
          <w:tcPr>
            <w:cnfStyle w:val="001000000000" w:firstRow="0" w:lastRow="0" w:firstColumn="1" w:lastColumn="0" w:oddVBand="0" w:evenVBand="0" w:oddHBand="0" w:evenHBand="0" w:firstRowFirstColumn="0" w:firstRowLastColumn="0" w:lastRowFirstColumn="0" w:lastRowLastColumn="0"/>
            <w:tcW w:w="957" w:type="dxa"/>
          </w:tcPr>
          <w:p w14:paraId="0206CDC6" w14:textId="77777777" w:rsidR="00982F16" w:rsidRPr="004C5345" w:rsidRDefault="00982F16" w:rsidP="00093F2E">
            <w:pPr>
              <w:rPr>
                <w:lang w:val="en-US"/>
              </w:rPr>
            </w:pPr>
            <w:r>
              <w:rPr>
                <w:lang w:val="en-US"/>
              </w:rPr>
              <w:t>0.8</w:t>
            </w:r>
          </w:p>
        </w:tc>
        <w:tc>
          <w:tcPr>
            <w:tcW w:w="1575" w:type="dxa"/>
          </w:tcPr>
          <w:p w14:paraId="5A10C599" w14:textId="4001E8E5" w:rsidR="00982F16" w:rsidRPr="004C5345" w:rsidRDefault="001F5CCD" w:rsidP="00093F2E">
            <w:pPr>
              <w:cnfStyle w:val="000000000000" w:firstRow="0" w:lastRow="0" w:firstColumn="0" w:lastColumn="0" w:oddVBand="0" w:evenVBand="0" w:oddHBand="0" w:evenHBand="0" w:firstRowFirstColumn="0" w:firstRowLastColumn="0" w:lastRowFirstColumn="0" w:lastRowLastColumn="0"/>
              <w:rPr>
                <w:lang w:val="en-US"/>
              </w:rPr>
            </w:pPr>
            <w:r>
              <w:rPr>
                <w:lang w:val="en-US"/>
              </w:rPr>
              <w:t>DD/MM/YYYY</w:t>
            </w:r>
          </w:p>
        </w:tc>
        <w:tc>
          <w:tcPr>
            <w:tcW w:w="1766" w:type="dxa"/>
          </w:tcPr>
          <w:p w14:paraId="50795FEA" w14:textId="77777777" w:rsidR="00982F16" w:rsidRPr="004C5345" w:rsidRDefault="00982F16" w:rsidP="00093F2E">
            <w:pPr>
              <w:cnfStyle w:val="000000000000" w:firstRow="0" w:lastRow="0" w:firstColumn="0" w:lastColumn="0" w:oddVBand="0" w:evenVBand="0" w:oddHBand="0" w:evenHBand="0" w:firstRowFirstColumn="0" w:firstRowLastColumn="0" w:lastRowFirstColumn="0" w:lastRowLastColumn="0"/>
              <w:rPr>
                <w:lang w:val="en-US"/>
              </w:rPr>
            </w:pPr>
          </w:p>
        </w:tc>
        <w:tc>
          <w:tcPr>
            <w:tcW w:w="4911" w:type="dxa"/>
          </w:tcPr>
          <w:p w14:paraId="5B6182FA" w14:textId="77777777" w:rsidR="00982F16" w:rsidRPr="004C5345" w:rsidRDefault="00982F16" w:rsidP="00093F2E">
            <w:pPr>
              <w:cnfStyle w:val="000000000000" w:firstRow="0" w:lastRow="0" w:firstColumn="0" w:lastColumn="0" w:oddVBand="0" w:evenVBand="0" w:oddHBand="0" w:evenHBand="0" w:firstRowFirstColumn="0" w:firstRowLastColumn="0" w:lastRowFirstColumn="0" w:lastRowLastColumn="0"/>
              <w:rPr>
                <w:lang w:val="en-US"/>
              </w:rPr>
            </w:pPr>
          </w:p>
        </w:tc>
      </w:tr>
      <w:tr w:rsidR="00982F16" w14:paraId="542FBDFE" w14:textId="77777777" w:rsidTr="00EE6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2EE4A66C" w14:textId="77777777" w:rsidR="00982F16" w:rsidRPr="004C5345" w:rsidRDefault="00982F16" w:rsidP="00093F2E">
            <w:pPr>
              <w:rPr>
                <w:lang w:val="en-US"/>
              </w:rPr>
            </w:pPr>
            <w:r>
              <w:rPr>
                <w:lang w:val="en-US"/>
              </w:rPr>
              <w:t>0.9</w:t>
            </w:r>
          </w:p>
        </w:tc>
        <w:tc>
          <w:tcPr>
            <w:tcW w:w="1575" w:type="dxa"/>
          </w:tcPr>
          <w:p w14:paraId="14D14206" w14:textId="397D3835" w:rsidR="00982F16" w:rsidRPr="004C5345" w:rsidRDefault="001F5CCD" w:rsidP="00093F2E">
            <w:pPr>
              <w:cnfStyle w:val="000000100000" w:firstRow="0" w:lastRow="0" w:firstColumn="0" w:lastColumn="0" w:oddVBand="0" w:evenVBand="0" w:oddHBand="1" w:evenHBand="0" w:firstRowFirstColumn="0" w:firstRowLastColumn="0" w:lastRowFirstColumn="0" w:lastRowLastColumn="0"/>
              <w:rPr>
                <w:lang w:val="en-US"/>
              </w:rPr>
            </w:pPr>
            <w:r>
              <w:rPr>
                <w:lang w:val="en-US"/>
              </w:rPr>
              <w:t>DD/MM/YYYY</w:t>
            </w:r>
          </w:p>
        </w:tc>
        <w:tc>
          <w:tcPr>
            <w:tcW w:w="1766" w:type="dxa"/>
          </w:tcPr>
          <w:p w14:paraId="3ADE89EA" w14:textId="77777777" w:rsidR="00982F16" w:rsidRPr="004C5345" w:rsidRDefault="00982F16" w:rsidP="00093F2E">
            <w:pPr>
              <w:cnfStyle w:val="000000100000" w:firstRow="0" w:lastRow="0" w:firstColumn="0" w:lastColumn="0" w:oddVBand="0" w:evenVBand="0" w:oddHBand="1" w:evenHBand="0" w:firstRowFirstColumn="0" w:firstRowLastColumn="0" w:lastRowFirstColumn="0" w:lastRowLastColumn="0"/>
              <w:rPr>
                <w:lang w:val="en-US"/>
              </w:rPr>
            </w:pPr>
          </w:p>
        </w:tc>
        <w:tc>
          <w:tcPr>
            <w:tcW w:w="4911" w:type="dxa"/>
          </w:tcPr>
          <w:p w14:paraId="065DB685" w14:textId="77777777" w:rsidR="00982F16" w:rsidRPr="004C5345" w:rsidRDefault="00982F16" w:rsidP="00093F2E">
            <w:pPr>
              <w:cnfStyle w:val="000000100000" w:firstRow="0" w:lastRow="0" w:firstColumn="0" w:lastColumn="0" w:oddVBand="0" w:evenVBand="0" w:oddHBand="1" w:evenHBand="0" w:firstRowFirstColumn="0" w:firstRowLastColumn="0" w:lastRowFirstColumn="0" w:lastRowLastColumn="0"/>
              <w:rPr>
                <w:lang w:val="en-US"/>
              </w:rPr>
            </w:pPr>
          </w:p>
        </w:tc>
      </w:tr>
      <w:tr w:rsidR="00982F16" w14:paraId="7BCD522E" w14:textId="77777777" w:rsidTr="00EE637E">
        <w:tc>
          <w:tcPr>
            <w:cnfStyle w:val="001000000000" w:firstRow="0" w:lastRow="0" w:firstColumn="1" w:lastColumn="0" w:oddVBand="0" w:evenVBand="0" w:oddHBand="0" w:evenHBand="0" w:firstRowFirstColumn="0" w:firstRowLastColumn="0" w:lastRowFirstColumn="0" w:lastRowLastColumn="0"/>
            <w:tcW w:w="957" w:type="dxa"/>
          </w:tcPr>
          <w:p w14:paraId="4698A386" w14:textId="77777777" w:rsidR="00982F16" w:rsidRPr="004C5345" w:rsidRDefault="00982F16" w:rsidP="00093F2E">
            <w:pPr>
              <w:rPr>
                <w:lang w:val="en-US"/>
              </w:rPr>
            </w:pPr>
            <w:r>
              <w:rPr>
                <w:lang w:val="en-US"/>
              </w:rPr>
              <w:t>0.10</w:t>
            </w:r>
          </w:p>
        </w:tc>
        <w:tc>
          <w:tcPr>
            <w:tcW w:w="1575" w:type="dxa"/>
          </w:tcPr>
          <w:p w14:paraId="68C614E2" w14:textId="2B3BCA47" w:rsidR="00982F16" w:rsidRPr="004C5345" w:rsidRDefault="001F5CCD" w:rsidP="00093F2E">
            <w:pPr>
              <w:cnfStyle w:val="000000000000" w:firstRow="0" w:lastRow="0" w:firstColumn="0" w:lastColumn="0" w:oddVBand="0" w:evenVBand="0" w:oddHBand="0" w:evenHBand="0" w:firstRowFirstColumn="0" w:firstRowLastColumn="0" w:lastRowFirstColumn="0" w:lastRowLastColumn="0"/>
              <w:rPr>
                <w:lang w:val="en-US"/>
              </w:rPr>
            </w:pPr>
            <w:r>
              <w:rPr>
                <w:lang w:val="en-US"/>
              </w:rPr>
              <w:t>DD/MM/YYYY</w:t>
            </w:r>
          </w:p>
        </w:tc>
        <w:tc>
          <w:tcPr>
            <w:tcW w:w="1766" w:type="dxa"/>
          </w:tcPr>
          <w:p w14:paraId="121C0DB4" w14:textId="77777777" w:rsidR="00982F16" w:rsidRPr="004C5345" w:rsidRDefault="00982F16" w:rsidP="00093F2E">
            <w:pPr>
              <w:cnfStyle w:val="000000000000" w:firstRow="0" w:lastRow="0" w:firstColumn="0" w:lastColumn="0" w:oddVBand="0" w:evenVBand="0" w:oddHBand="0" w:evenHBand="0" w:firstRowFirstColumn="0" w:firstRowLastColumn="0" w:lastRowFirstColumn="0" w:lastRowLastColumn="0"/>
              <w:rPr>
                <w:lang w:val="en-US"/>
              </w:rPr>
            </w:pPr>
          </w:p>
        </w:tc>
        <w:tc>
          <w:tcPr>
            <w:tcW w:w="4911" w:type="dxa"/>
          </w:tcPr>
          <w:p w14:paraId="59465F92" w14:textId="77777777" w:rsidR="00982F16" w:rsidRPr="004C5345" w:rsidRDefault="00982F16" w:rsidP="00093F2E">
            <w:pPr>
              <w:cnfStyle w:val="000000000000" w:firstRow="0" w:lastRow="0" w:firstColumn="0" w:lastColumn="0" w:oddVBand="0" w:evenVBand="0" w:oddHBand="0" w:evenHBand="0" w:firstRowFirstColumn="0" w:firstRowLastColumn="0" w:lastRowFirstColumn="0" w:lastRowLastColumn="0"/>
              <w:rPr>
                <w:lang w:val="en-US"/>
              </w:rPr>
            </w:pPr>
          </w:p>
        </w:tc>
      </w:tr>
      <w:tr w:rsidR="00982F16" w14:paraId="0B4A9E28" w14:textId="77777777" w:rsidTr="00EE6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ED6AF5E" w14:textId="77777777" w:rsidR="00982F16" w:rsidRPr="004C5345" w:rsidRDefault="00982F16" w:rsidP="00093F2E">
            <w:pPr>
              <w:rPr>
                <w:lang w:val="en-US"/>
              </w:rPr>
            </w:pPr>
            <w:r>
              <w:rPr>
                <w:lang w:val="en-US"/>
              </w:rPr>
              <w:t>0.11</w:t>
            </w:r>
          </w:p>
        </w:tc>
        <w:tc>
          <w:tcPr>
            <w:tcW w:w="1575" w:type="dxa"/>
          </w:tcPr>
          <w:p w14:paraId="5D1257FA" w14:textId="3324E51A" w:rsidR="00982F16" w:rsidRPr="004C5345" w:rsidRDefault="001F5CCD" w:rsidP="00093F2E">
            <w:pPr>
              <w:cnfStyle w:val="000000100000" w:firstRow="0" w:lastRow="0" w:firstColumn="0" w:lastColumn="0" w:oddVBand="0" w:evenVBand="0" w:oddHBand="1" w:evenHBand="0" w:firstRowFirstColumn="0" w:firstRowLastColumn="0" w:lastRowFirstColumn="0" w:lastRowLastColumn="0"/>
              <w:rPr>
                <w:lang w:val="en-US"/>
              </w:rPr>
            </w:pPr>
            <w:r>
              <w:rPr>
                <w:lang w:val="en-US"/>
              </w:rPr>
              <w:t>DD/MM/YYYY</w:t>
            </w:r>
          </w:p>
        </w:tc>
        <w:tc>
          <w:tcPr>
            <w:tcW w:w="1766" w:type="dxa"/>
          </w:tcPr>
          <w:p w14:paraId="23C5FFD1" w14:textId="77777777" w:rsidR="00982F16" w:rsidRPr="004C5345" w:rsidRDefault="00982F16" w:rsidP="00093F2E">
            <w:pPr>
              <w:cnfStyle w:val="000000100000" w:firstRow="0" w:lastRow="0" w:firstColumn="0" w:lastColumn="0" w:oddVBand="0" w:evenVBand="0" w:oddHBand="1" w:evenHBand="0" w:firstRowFirstColumn="0" w:firstRowLastColumn="0" w:lastRowFirstColumn="0" w:lastRowLastColumn="0"/>
              <w:rPr>
                <w:lang w:val="en-US"/>
              </w:rPr>
            </w:pPr>
          </w:p>
        </w:tc>
        <w:tc>
          <w:tcPr>
            <w:tcW w:w="4911" w:type="dxa"/>
          </w:tcPr>
          <w:p w14:paraId="7DF3C146" w14:textId="77777777" w:rsidR="00982F16" w:rsidRPr="004C5345" w:rsidRDefault="00982F16" w:rsidP="00093F2E">
            <w:pPr>
              <w:cnfStyle w:val="000000100000" w:firstRow="0" w:lastRow="0" w:firstColumn="0" w:lastColumn="0" w:oddVBand="0" w:evenVBand="0" w:oddHBand="1" w:evenHBand="0" w:firstRowFirstColumn="0" w:firstRowLastColumn="0" w:lastRowFirstColumn="0" w:lastRowLastColumn="0"/>
              <w:rPr>
                <w:lang w:val="en-US"/>
              </w:rPr>
            </w:pPr>
          </w:p>
        </w:tc>
      </w:tr>
      <w:tr w:rsidR="00982F16" w14:paraId="2F200C53" w14:textId="77777777" w:rsidTr="00EE637E">
        <w:tc>
          <w:tcPr>
            <w:cnfStyle w:val="001000000000" w:firstRow="0" w:lastRow="0" w:firstColumn="1" w:lastColumn="0" w:oddVBand="0" w:evenVBand="0" w:oddHBand="0" w:evenHBand="0" w:firstRowFirstColumn="0" w:firstRowLastColumn="0" w:lastRowFirstColumn="0" w:lastRowLastColumn="0"/>
            <w:tcW w:w="957" w:type="dxa"/>
          </w:tcPr>
          <w:p w14:paraId="48A22498" w14:textId="77777777" w:rsidR="00982F16" w:rsidRPr="004C5345" w:rsidRDefault="00982F16" w:rsidP="00093F2E">
            <w:pPr>
              <w:rPr>
                <w:lang w:val="en-US"/>
              </w:rPr>
            </w:pPr>
            <w:r>
              <w:rPr>
                <w:lang w:val="en-US"/>
              </w:rPr>
              <w:t>0.12</w:t>
            </w:r>
          </w:p>
        </w:tc>
        <w:tc>
          <w:tcPr>
            <w:tcW w:w="1575" w:type="dxa"/>
          </w:tcPr>
          <w:p w14:paraId="0F62C0AD" w14:textId="2386F383" w:rsidR="00982F16" w:rsidRPr="004C5345" w:rsidRDefault="001F5CCD" w:rsidP="00093F2E">
            <w:pPr>
              <w:cnfStyle w:val="000000000000" w:firstRow="0" w:lastRow="0" w:firstColumn="0" w:lastColumn="0" w:oddVBand="0" w:evenVBand="0" w:oddHBand="0" w:evenHBand="0" w:firstRowFirstColumn="0" w:firstRowLastColumn="0" w:lastRowFirstColumn="0" w:lastRowLastColumn="0"/>
              <w:rPr>
                <w:lang w:val="en-US"/>
              </w:rPr>
            </w:pPr>
            <w:r>
              <w:rPr>
                <w:lang w:val="en-US"/>
              </w:rPr>
              <w:t>DD/MM/YYYY</w:t>
            </w:r>
          </w:p>
        </w:tc>
        <w:tc>
          <w:tcPr>
            <w:tcW w:w="1766" w:type="dxa"/>
          </w:tcPr>
          <w:p w14:paraId="5A865E13" w14:textId="77777777" w:rsidR="00982F16" w:rsidRPr="004C5345" w:rsidRDefault="00982F16" w:rsidP="00093F2E">
            <w:pPr>
              <w:cnfStyle w:val="000000000000" w:firstRow="0" w:lastRow="0" w:firstColumn="0" w:lastColumn="0" w:oddVBand="0" w:evenVBand="0" w:oddHBand="0" w:evenHBand="0" w:firstRowFirstColumn="0" w:firstRowLastColumn="0" w:lastRowFirstColumn="0" w:lastRowLastColumn="0"/>
              <w:rPr>
                <w:lang w:val="en-US"/>
              </w:rPr>
            </w:pPr>
          </w:p>
        </w:tc>
        <w:tc>
          <w:tcPr>
            <w:tcW w:w="4911" w:type="dxa"/>
          </w:tcPr>
          <w:p w14:paraId="6FD3E5B4" w14:textId="77777777" w:rsidR="00982F16" w:rsidRPr="004C5345" w:rsidRDefault="00982F16" w:rsidP="00093F2E">
            <w:pPr>
              <w:cnfStyle w:val="000000000000" w:firstRow="0" w:lastRow="0" w:firstColumn="0" w:lastColumn="0" w:oddVBand="0" w:evenVBand="0" w:oddHBand="0" w:evenHBand="0" w:firstRowFirstColumn="0" w:firstRowLastColumn="0" w:lastRowFirstColumn="0" w:lastRowLastColumn="0"/>
              <w:rPr>
                <w:lang w:val="en-US"/>
              </w:rPr>
            </w:pPr>
          </w:p>
        </w:tc>
      </w:tr>
      <w:tr w:rsidR="00982F16" w14:paraId="4A8718AC" w14:textId="77777777" w:rsidTr="00EE6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B858F36" w14:textId="3DC3C143" w:rsidR="00982F16" w:rsidRPr="004C5345" w:rsidRDefault="00982F16" w:rsidP="00093F2E">
            <w:pPr>
              <w:rPr>
                <w:lang w:val="en-US"/>
              </w:rPr>
            </w:pPr>
            <w:r>
              <w:rPr>
                <w:lang w:val="en-US"/>
              </w:rPr>
              <w:t>Etc.</w:t>
            </w:r>
          </w:p>
        </w:tc>
        <w:tc>
          <w:tcPr>
            <w:tcW w:w="1575" w:type="dxa"/>
          </w:tcPr>
          <w:p w14:paraId="4DD3FA43" w14:textId="16BEA200" w:rsidR="00982F16" w:rsidRPr="004C5345" w:rsidRDefault="001F5CCD" w:rsidP="00093F2E">
            <w:pPr>
              <w:cnfStyle w:val="000000100000" w:firstRow="0" w:lastRow="0" w:firstColumn="0" w:lastColumn="0" w:oddVBand="0" w:evenVBand="0" w:oddHBand="1" w:evenHBand="0" w:firstRowFirstColumn="0" w:firstRowLastColumn="0" w:lastRowFirstColumn="0" w:lastRowLastColumn="0"/>
              <w:rPr>
                <w:lang w:val="en-US"/>
              </w:rPr>
            </w:pPr>
            <w:r>
              <w:rPr>
                <w:lang w:val="en-US"/>
              </w:rPr>
              <w:t>DD/MM/YYYY</w:t>
            </w:r>
          </w:p>
        </w:tc>
        <w:tc>
          <w:tcPr>
            <w:tcW w:w="1766" w:type="dxa"/>
          </w:tcPr>
          <w:p w14:paraId="5834A8B1" w14:textId="77777777" w:rsidR="00982F16" w:rsidRPr="004C5345" w:rsidRDefault="00982F16" w:rsidP="00093F2E">
            <w:pPr>
              <w:cnfStyle w:val="000000100000" w:firstRow="0" w:lastRow="0" w:firstColumn="0" w:lastColumn="0" w:oddVBand="0" w:evenVBand="0" w:oddHBand="1" w:evenHBand="0" w:firstRowFirstColumn="0" w:firstRowLastColumn="0" w:lastRowFirstColumn="0" w:lastRowLastColumn="0"/>
              <w:rPr>
                <w:lang w:val="en-US"/>
              </w:rPr>
            </w:pPr>
          </w:p>
        </w:tc>
        <w:tc>
          <w:tcPr>
            <w:tcW w:w="4911" w:type="dxa"/>
          </w:tcPr>
          <w:p w14:paraId="77386BA9" w14:textId="77777777" w:rsidR="00982F16" w:rsidRPr="004C5345" w:rsidRDefault="00982F16" w:rsidP="00093F2E">
            <w:pPr>
              <w:cnfStyle w:val="000000100000" w:firstRow="0" w:lastRow="0" w:firstColumn="0" w:lastColumn="0" w:oddVBand="0" w:evenVBand="0" w:oddHBand="1" w:evenHBand="0" w:firstRowFirstColumn="0" w:firstRowLastColumn="0" w:lastRowFirstColumn="0" w:lastRowLastColumn="0"/>
              <w:rPr>
                <w:lang w:val="en-US"/>
              </w:rPr>
            </w:pPr>
            <w:r>
              <w:rPr>
                <w:lang w:val="en-US"/>
              </w:rPr>
              <w:t>(Delete unused lines)</w:t>
            </w:r>
          </w:p>
        </w:tc>
      </w:tr>
      <w:tr w:rsidR="00982F16" w14:paraId="0F169265" w14:textId="77777777" w:rsidTr="00EE637E">
        <w:tc>
          <w:tcPr>
            <w:cnfStyle w:val="001000000000" w:firstRow="0" w:lastRow="0" w:firstColumn="1" w:lastColumn="0" w:oddVBand="0" w:evenVBand="0" w:oddHBand="0" w:evenHBand="0" w:firstRowFirstColumn="0" w:firstRowLastColumn="0" w:lastRowFirstColumn="0" w:lastRowLastColumn="0"/>
            <w:tcW w:w="957" w:type="dxa"/>
          </w:tcPr>
          <w:p w14:paraId="3BCA5613" w14:textId="77777777" w:rsidR="00982F16" w:rsidRPr="004C5345" w:rsidRDefault="00982F16" w:rsidP="00093F2E">
            <w:pPr>
              <w:rPr>
                <w:lang w:val="en-US"/>
              </w:rPr>
            </w:pPr>
            <w:r>
              <w:rPr>
                <w:lang w:val="en-US"/>
              </w:rPr>
              <w:t>1.0</w:t>
            </w:r>
          </w:p>
        </w:tc>
        <w:tc>
          <w:tcPr>
            <w:tcW w:w="1575" w:type="dxa"/>
          </w:tcPr>
          <w:p w14:paraId="5C54FDB4" w14:textId="3D8CFAFC" w:rsidR="00982F16" w:rsidRPr="004C5345" w:rsidRDefault="001F5CCD" w:rsidP="00093F2E">
            <w:pPr>
              <w:cnfStyle w:val="000000000000" w:firstRow="0" w:lastRow="0" w:firstColumn="0" w:lastColumn="0" w:oddVBand="0" w:evenVBand="0" w:oddHBand="0" w:evenHBand="0" w:firstRowFirstColumn="0" w:firstRowLastColumn="0" w:lastRowFirstColumn="0" w:lastRowLastColumn="0"/>
              <w:rPr>
                <w:lang w:val="en-US"/>
              </w:rPr>
            </w:pPr>
            <w:r>
              <w:rPr>
                <w:lang w:val="en-US"/>
              </w:rPr>
              <w:t>DD/MM/YYYY</w:t>
            </w:r>
          </w:p>
        </w:tc>
        <w:tc>
          <w:tcPr>
            <w:tcW w:w="1766" w:type="dxa"/>
          </w:tcPr>
          <w:p w14:paraId="4395C452" w14:textId="77777777" w:rsidR="00982F16" w:rsidRPr="004C5345" w:rsidRDefault="00982F16" w:rsidP="00093F2E">
            <w:pPr>
              <w:cnfStyle w:val="000000000000" w:firstRow="0" w:lastRow="0" w:firstColumn="0" w:lastColumn="0" w:oddVBand="0" w:evenVBand="0" w:oddHBand="0" w:evenHBand="0" w:firstRowFirstColumn="0" w:firstRowLastColumn="0" w:lastRowFirstColumn="0" w:lastRowLastColumn="0"/>
              <w:rPr>
                <w:lang w:val="en-US"/>
              </w:rPr>
            </w:pPr>
          </w:p>
        </w:tc>
        <w:tc>
          <w:tcPr>
            <w:tcW w:w="4911" w:type="dxa"/>
          </w:tcPr>
          <w:p w14:paraId="63996723" w14:textId="77777777" w:rsidR="00982F16" w:rsidRPr="004C5345" w:rsidRDefault="00982F16" w:rsidP="00093F2E">
            <w:pPr>
              <w:cnfStyle w:val="000000000000" w:firstRow="0" w:lastRow="0" w:firstColumn="0" w:lastColumn="0" w:oddVBand="0" w:evenVBand="0" w:oddHBand="0" w:evenHBand="0" w:firstRowFirstColumn="0" w:firstRowLastColumn="0" w:lastRowFirstColumn="0" w:lastRowLastColumn="0"/>
              <w:rPr>
                <w:lang w:val="en-US"/>
              </w:rPr>
            </w:pPr>
            <w:r>
              <w:rPr>
                <w:lang w:val="en-US"/>
              </w:rPr>
              <w:t>Final submitted version</w:t>
            </w:r>
          </w:p>
        </w:tc>
      </w:tr>
      <w:tr w:rsidR="00982F16" w:rsidRPr="00E803B8" w14:paraId="43B230D5" w14:textId="77777777" w:rsidTr="00EE6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6FFAD6A6" w14:textId="77777777" w:rsidR="00982F16" w:rsidRPr="004C5345" w:rsidRDefault="00982F16" w:rsidP="00093F2E">
            <w:pPr>
              <w:rPr>
                <w:lang w:val="en-US"/>
              </w:rPr>
            </w:pPr>
            <w:r>
              <w:rPr>
                <w:lang w:val="en-US"/>
              </w:rPr>
              <w:t>1.1</w:t>
            </w:r>
          </w:p>
        </w:tc>
        <w:tc>
          <w:tcPr>
            <w:tcW w:w="1575" w:type="dxa"/>
          </w:tcPr>
          <w:p w14:paraId="050993B9" w14:textId="4AF31CA0" w:rsidR="00982F16" w:rsidRPr="004C5345" w:rsidRDefault="001F5CCD" w:rsidP="00093F2E">
            <w:pPr>
              <w:cnfStyle w:val="000000100000" w:firstRow="0" w:lastRow="0" w:firstColumn="0" w:lastColumn="0" w:oddVBand="0" w:evenVBand="0" w:oddHBand="1" w:evenHBand="0" w:firstRowFirstColumn="0" w:firstRowLastColumn="0" w:lastRowFirstColumn="0" w:lastRowLastColumn="0"/>
              <w:rPr>
                <w:lang w:val="en-US"/>
              </w:rPr>
            </w:pPr>
            <w:r>
              <w:rPr>
                <w:lang w:val="en-US"/>
              </w:rPr>
              <w:t>DD/MM/YYYY</w:t>
            </w:r>
          </w:p>
        </w:tc>
        <w:tc>
          <w:tcPr>
            <w:tcW w:w="1766" w:type="dxa"/>
          </w:tcPr>
          <w:p w14:paraId="5B74C598" w14:textId="77777777" w:rsidR="00982F16" w:rsidRPr="004C5345" w:rsidRDefault="00982F16" w:rsidP="00093F2E">
            <w:pPr>
              <w:cnfStyle w:val="000000100000" w:firstRow="0" w:lastRow="0" w:firstColumn="0" w:lastColumn="0" w:oddVBand="0" w:evenVBand="0" w:oddHBand="1" w:evenHBand="0" w:firstRowFirstColumn="0" w:firstRowLastColumn="0" w:lastRowFirstColumn="0" w:lastRowLastColumn="0"/>
              <w:rPr>
                <w:lang w:val="en-US"/>
              </w:rPr>
            </w:pPr>
          </w:p>
        </w:tc>
        <w:tc>
          <w:tcPr>
            <w:tcW w:w="4911" w:type="dxa"/>
          </w:tcPr>
          <w:p w14:paraId="29CD4A90" w14:textId="77777777" w:rsidR="00982F16" w:rsidRPr="004C5345" w:rsidRDefault="00982F16" w:rsidP="00093F2E">
            <w:pPr>
              <w:cnfStyle w:val="000000100000" w:firstRow="0" w:lastRow="0" w:firstColumn="0" w:lastColumn="0" w:oddVBand="0" w:evenVBand="0" w:oddHBand="1" w:evenHBand="0" w:firstRowFirstColumn="0" w:firstRowLastColumn="0" w:lastRowFirstColumn="0" w:lastRowLastColumn="0"/>
              <w:rPr>
                <w:lang w:val="en-US"/>
              </w:rPr>
            </w:pPr>
            <w:r>
              <w:rPr>
                <w:lang w:val="en-US"/>
              </w:rPr>
              <w:t>Revisions after submission (if required)</w:t>
            </w:r>
          </w:p>
        </w:tc>
      </w:tr>
      <w:tr w:rsidR="00982F16" w14:paraId="26D58E4B" w14:textId="77777777" w:rsidTr="00EE637E">
        <w:tc>
          <w:tcPr>
            <w:cnfStyle w:val="001000000000" w:firstRow="0" w:lastRow="0" w:firstColumn="1" w:lastColumn="0" w:oddVBand="0" w:evenVBand="0" w:oddHBand="0" w:evenHBand="0" w:firstRowFirstColumn="0" w:firstRowLastColumn="0" w:lastRowFirstColumn="0" w:lastRowLastColumn="0"/>
            <w:tcW w:w="957" w:type="dxa"/>
          </w:tcPr>
          <w:p w14:paraId="26082FE6" w14:textId="77777777" w:rsidR="00982F16" w:rsidRPr="004C5345" w:rsidRDefault="00982F16" w:rsidP="00093F2E">
            <w:pPr>
              <w:rPr>
                <w:lang w:val="en-US"/>
              </w:rPr>
            </w:pPr>
            <w:r>
              <w:rPr>
                <w:lang w:val="en-US"/>
              </w:rPr>
              <w:t>1.2</w:t>
            </w:r>
          </w:p>
        </w:tc>
        <w:tc>
          <w:tcPr>
            <w:tcW w:w="1575" w:type="dxa"/>
          </w:tcPr>
          <w:p w14:paraId="23226033" w14:textId="591EE57D" w:rsidR="00982F16" w:rsidRPr="004C5345" w:rsidRDefault="001F5CCD" w:rsidP="00093F2E">
            <w:pPr>
              <w:cnfStyle w:val="000000000000" w:firstRow="0" w:lastRow="0" w:firstColumn="0" w:lastColumn="0" w:oddVBand="0" w:evenVBand="0" w:oddHBand="0" w:evenHBand="0" w:firstRowFirstColumn="0" w:firstRowLastColumn="0" w:lastRowFirstColumn="0" w:lastRowLastColumn="0"/>
              <w:rPr>
                <w:lang w:val="en-US"/>
              </w:rPr>
            </w:pPr>
            <w:r>
              <w:rPr>
                <w:lang w:val="en-US"/>
              </w:rPr>
              <w:t>DD/MM/YYYY</w:t>
            </w:r>
          </w:p>
        </w:tc>
        <w:tc>
          <w:tcPr>
            <w:tcW w:w="1766" w:type="dxa"/>
          </w:tcPr>
          <w:p w14:paraId="78D14F9A" w14:textId="77777777" w:rsidR="00982F16" w:rsidRPr="004C5345" w:rsidRDefault="00982F16" w:rsidP="00093F2E">
            <w:pPr>
              <w:cnfStyle w:val="000000000000" w:firstRow="0" w:lastRow="0" w:firstColumn="0" w:lastColumn="0" w:oddVBand="0" w:evenVBand="0" w:oddHBand="0" w:evenHBand="0" w:firstRowFirstColumn="0" w:firstRowLastColumn="0" w:lastRowFirstColumn="0" w:lastRowLastColumn="0"/>
              <w:rPr>
                <w:lang w:val="en-US"/>
              </w:rPr>
            </w:pPr>
          </w:p>
        </w:tc>
        <w:tc>
          <w:tcPr>
            <w:tcW w:w="4911" w:type="dxa"/>
          </w:tcPr>
          <w:p w14:paraId="10E7C74D" w14:textId="77777777" w:rsidR="00982F16" w:rsidRPr="004C5345" w:rsidRDefault="00982F16" w:rsidP="00093F2E">
            <w:pPr>
              <w:cnfStyle w:val="000000000000" w:firstRow="0" w:lastRow="0" w:firstColumn="0" w:lastColumn="0" w:oddVBand="0" w:evenVBand="0" w:oddHBand="0" w:evenHBand="0" w:firstRowFirstColumn="0" w:firstRowLastColumn="0" w:lastRowFirstColumn="0" w:lastRowLastColumn="0"/>
              <w:rPr>
                <w:lang w:val="en-US"/>
              </w:rPr>
            </w:pPr>
          </w:p>
        </w:tc>
      </w:tr>
      <w:tr w:rsidR="00982F16" w:rsidRPr="00E803B8" w14:paraId="21921E2D" w14:textId="77777777" w:rsidTr="00EE6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69C0AB5C" w14:textId="77777777" w:rsidR="00982F16" w:rsidRPr="004C5345" w:rsidRDefault="00982F16" w:rsidP="00093F2E">
            <w:pPr>
              <w:rPr>
                <w:lang w:val="en-US"/>
              </w:rPr>
            </w:pPr>
            <w:r>
              <w:rPr>
                <w:lang w:val="en-US"/>
              </w:rPr>
              <w:t>2.0</w:t>
            </w:r>
          </w:p>
        </w:tc>
        <w:tc>
          <w:tcPr>
            <w:tcW w:w="1575" w:type="dxa"/>
          </w:tcPr>
          <w:p w14:paraId="1F7AD9A4" w14:textId="26034854" w:rsidR="00982F16" w:rsidRPr="004C5345" w:rsidRDefault="001F5CCD" w:rsidP="00093F2E">
            <w:pPr>
              <w:cnfStyle w:val="000000100000" w:firstRow="0" w:lastRow="0" w:firstColumn="0" w:lastColumn="0" w:oddVBand="0" w:evenVBand="0" w:oddHBand="1" w:evenHBand="0" w:firstRowFirstColumn="0" w:firstRowLastColumn="0" w:lastRowFirstColumn="0" w:lastRowLastColumn="0"/>
              <w:rPr>
                <w:lang w:val="en-US"/>
              </w:rPr>
            </w:pPr>
            <w:r>
              <w:rPr>
                <w:lang w:val="en-US"/>
              </w:rPr>
              <w:t>DD/MM/YYYY</w:t>
            </w:r>
          </w:p>
        </w:tc>
        <w:tc>
          <w:tcPr>
            <w:tcW w:w="1766" w:type="dxa"/>
          </w:tcPr>
          <w:p w14:paraId="46FC2DA9" w14:textId="77777777" w:rsidR="00982F16" w:rsidRPr="004C5345" w:rsidRDefault="00982F16" w:rsidP="00093F2E">
            <w:pPr>
              <w:cnfStyle w:val="000000100000" w:firstRow="0" w:lastRow="0" w:firstColumn="0" w:lastColumn="0" w:oddVBand="0" w:evenVBand="0" w:oddHBand="1" w:evenHBand="0" w:firstRowFirstColumn="0" w:firstRowLastColumn="0" w:lastRowFirstColumn="0" w:lastRowLastColumn="0"/>
              <w:rPr>
                <w:lang w:val="en-US"/>
              </w:rPr>
            </w:pPr>
          </w:p>
        </w:tc>
        <w:tc>
          <w:tcPr>
            <w:tcW w:w="4911" w:type="dxa"/>
          </w:tcPr>
          <w:p w14:paraId="5370985E" w14:textId="77777777" w:rsidR="00982F16" w:rsidRPr="004C5345" w:rsidRDefault="00982F16" w:rsidP="00093F2E">
            <w:pPr>
              <w:cnfStyle w:val="000000100000" w:firstRow="0" w:lastRow="0" w:firstColumn="0" w:lastColumn="0" w:oddVBand="0" w:evenVBand="0" w:oddHBand="1" w:evenHBand="0" w:firstRowFirstColumn="0" w:firstRowLastColumn="0" w:lastRowFirstColumn="0" w:lastRowLastColumn="0"/>
              <w:rPr>
                <w:lang w:val="en-US"/>
              </w:rPr>
            </w:pPr>
            <w:r>
              <w:rPr>
                <w:lang w:val="en-US"/>
              </w:rPr>
              <w:t>Revised submitted version (if required)</w:t>
            </w:r>
          </w:p>
        </w:tc>
      </w:tr>
    </w:tbl>
    <w:p w14:paraId="1996B4E3" w14:textId="35CB0CE1" w:rsidR="00724ACA" w:rsidRPr="00982F16" w:rsidRDefault="00724ACA" w:rsidP="004E3152">
      <w:pPr>
        <w:rPr>
          <w:lang w:val="en-US"/>
        </w:rPr>
      </w:pPr>
    </w:p>
    <w:p w14:paraId="45A63ABC" w14:textId="77777777" w:rsidR="00724ACA" w:rsidRPr="00D51D3A" w:rsidRDefault="00724ACA" w:rsidP="004E3152">
      <w:r w:rsidRPr="00D51D3A">
        <w:br w:type="page"/>
      </w:r>
    </w:p>
    <w:p w14:paraId="40BC6B29" w14:textId="5EC2969B" w:rsidR="00F70894" w:rsidRPr="00D51D3A" w:rsidRDefault="00D26E1E" w:rsidP="004E3152">
      <w:pPr>
        <w:pStyle w:val="H1noTOC"/>
      </w:pPr>
      <w:r w:rsidRPr="00D51D3A">
        <w:lastRenderedPageBreak/>
        <w:t>Table of contents</w:t>
      </w:r>
      <w:r w:rsidR="00810F54" w:rsidRPr="00D51D3A">
        <w:t>, select style H1 no ToC</w:t>
      </w:r>
    </w:p>
    <w:p w14:paraId="606A39FB" w14:textId="5F535456" w:rsidR="006608D3" w:rsidRDefault="00C230E5">
      <w:pPr>
        <w:pStyle w:val="TDC1"/>
        <w:rPr>
          <w:rFonts w:asciiTheme="minorHAnsi" w:hAnsiTheme="minorHAnsi"/>
          <w:b w:val="0"/>
          <w:kern w:val="2"/>
          <w:sz w:val="24"/>
          <w:lang w:val="es-ES" w:eastAsia="es-ES"/>
          <w14:ligatures w14:val="standardContextual"/>
        </w:rPr>
      </w:pPr>
      <w:r w:rsidRPr="00D51D3A">
        <w:fldChar w:fldCharType="begin"/>
      </w:r>
      <w:r w:rsidR="00E839F1" w:rsidRPr="00D51D3A">
        <w:instrText xml:space="preserve"> TOC \o "1-3" \h \z \u </w:instrText>
      </w:r>
      <w:r w:rsidRPr="00D51D3A">
        <w:fldChar w:fldCharType="separate"/>
      </w:r>
      <w:hyperlink w:anchor="_Toc181197796" w:history="1">
        <w:r w:rsidR="006608D3" w:rsidRPr="00300EA1">
          <w:rPr>
            <w:rStyle w:val="Hipervnculo"/>
          </w:rPr>
          <w:t>Glossary of terms, Section_Header</w:t>
        </w:r>
        <w:r w:rsidR="006608D3">
          <w:rPr>
            <w:webHidden/>
          </w:rPr>
          <w:tab/>
        </w:r>
        <w:r w:rsidR="006608D3">
          <w:rPr>
            <w:webHidden/>
          </w:rPr>
          <w:fldChar w:fldCharType="begin"/>
        </w:r>
        <w:r w:rsidR="006608D3">
          <w:rPr>
            <w:webHidden/>
          </w:rPr>
          <w:instrText xml:space="preserve"> PAGEREF _Toc181197796 \h </w:instrText>
        </w:r>
        <w:r w:rsidR="006608D3">
          <w:rPr>
            <w:webHidden/>
          </w:rPr>
        </w:r>
        <w:r w:rsidR="006608D3">
          <w:rPr>
            <w:webHidden/>
          </w:rPr>
          <w:fldChar w:fldCharType="separate"/>
        </w:r>
        <w:r w:rsidR="006608D3">
          <w:rPr>
            <w:webHidden/>
          </w:rPr>
          <w:t>3</w:t>
        </w:r>
        <w:r w:rsidR="006608D3">
          <w:rPr>
            <w:webHidden/>
          </w:rPr>
          <w:fldChar w:fldCharType="end"/>
        </w:r>
      </w:hyperlink>
    </w:p>
    <w:p w14:paraId="663F39BC" w14:textId="58DE63CF" w:rsidR="006608D3" w:rsidRDefault="006608D3">
      <w:pPr>
        <w:pStyle w:val="TDC1"/>
        <w:rPr>
          <w:rFonts w:asciiTheme="minorHAnsi" w:hAnsiTheme="minorHAnsi"/>
          <w:b w:val="0"/>
          <w:kern w:val="2"/>
          <w:sz w:val="24"/>
          <w:lang w:val="es-ES" w:eastAsia="es-ES"/>
          <w14:ligatures w14:val="standardContextual"/>
        </w:rPr>
      </w:pPr>
      <w:hyperlink w:anchor="_Toc181197797" w:history="1">
        <w:r w:rsidRPr="00300EA1">
          <w:rPr>
            <w:rStyle w:val="Hipervnculo"/>
          </w:rPr>
          <w:t>List of abbreviations and acronyms, Section_Header</w:t>
        </w:r>
        <w:r>
          <w:rPr>
            <w:webHidden/>
          </w:rPr>
          <w:tab/>
        </w:r>
        <w:r>
          <w:rPr>
            <w:webHidden/>
          </w:rPr>
          <w:fldChar w:fldCharType="begin"/>
        </w:r>
        <w:r>
          <w:rPr>
            <w:webHidden/>
          </w:rPr>
          <w:instrText xml:space="preserve"> PAGEREF _Toc181197797 \h </w:instrText>
        </w:r>
        <w:r>
          <w:rPr>
            <w:webHidden/>
          </w:rPr>
        </w:r>
        <w:r>
          <w:rPr>
            <w:webHidden/>
          </w:rPr>
          <w:fldChar w:fldCharType="separate"/>
        </w:r>
        <w:r>
          <w:rPr>
            <w:webHidden/>
          </w:rPr>
          <w:t>3</w:t>
        </w:r>
        <w:r>
          <w:rPr>
            <w:webHidden/>
          </w:rPr>
          <w:fldChar w:fldCharType="end"/>
        </w:r>
      </w:hyperlink>
    </w:p>
    <w:p w14:paraId="2296BC30" w14:textId="205E7DDF" w:rsidR="006608D3" w:rsidRDefault="006608D3">
      <w:pPr>
        <w:pStyle w:val="TDC1"/>
        <w:rPr>
          <w:rFonts w:asciiTheme="minorHAnsi" w:hAnsiTheme="minorHAnsi"/>
          <w:b w:val="0"/>
          <w:kern w:val="2"/>
          <w:sz w:val="24"/>
          <w:lang w:val="es-ES" w:eastAsia="es-ES"/>
          <w14:ligatures w14:val="standardContextual"/>
        </w:rPr>
      </w:pPr>
      <w:hyperlink w:anchor="_Toc181197798" w:history="1">
        <w:r w:rsidRPr="00300EA1">
          <w:rPr>
            <w:rStyle w:val="Hipervnculo"/>
          </w:rPr>
          <w:t>1</w:t>
        </w:r>
        <w:r>
          <w:rPr>
            <w:rFonts w:asciiTheme="minorHAnsi" w:hAnsiTheme="minorHAnsi"/>
            <w:b w:val="0"/>
            <w:kern w:val="2"/>
            <w:sz w:val="24"/>
            <w:lang w:val="es-ES" w:eastAsia="es-ES"/>
            <w14:ligatures w14:val="standardContextual"/>
          </w:rPr>
          <w:tab/>
        </w:r>
        <w:r w:rsidRPr="00300EA1">
          <w:rPr>
            <w:rStyle w:val="Hipervnculo"/>
          </w:rPr>
          <w:t>Executive Summary</w:t>
        </w:r>
        <w:r>
          <w:rPr>
            <w:webHidden/>
          </w:rPr>
          <w:tab/>
        </w:r>
        <w:r>
          <w:rPr>
            <w:webHidden/>
          </w:rPr>
          <w:fldChar w:fldCharType="begin"/>
        </w:r>
        <w:r>
          <w:rPr>
            <w:webHidden/>
          </w:rPr>
          <w:instrText xml:space="preserve"> PAGEREF _Toc181197798 \h </w:instrText>
        </w:r>
        <w:r>
          <w:rPr>
            <w:webHidden/>
          </w:rPr>
        </w:r>
        <w:r>
          <w:rPr>
            <w:webHidden/>
          </w:rPr>
          <w:fldChar w:fldCharType="separate"/>
        </w:r>
        <w:r>
          <w:rPr>
            <w:webHidden/>
          </w:rPr>
          <w:t>5</w:t>
        </w:r>
        <w:r>
          <w:rPr>
            <w:webHidden/>
          </w:rPr>
          <w:fldChar w:fldCharType="end"/>
        </w:r>
      </w:hyperlink>
    </w:p>
    <w:p w14:paraId="0BBE3D94" w14:textId="15139FB0" w:rsidR="006608D3" w:rsidRDefault="006608D3">
      <w:pPr>
        <w:pStyle w:val="TDC2"/>
        <w:rPr>
          <w:rFonts w:asciiTheme="minorHAnsi" w:hAnsiTheme="minorHAnsi"/>
          <w:kern w:val="2"/>
          <w:lang w:val="es-ES" w:eastAsia="es-ES"/>
          <w14:ligatures w14:val="standardContextual"/>
        </w:rPr>
      </w:pPr>
      <w:hyperlink w:anchor="_Toc181197799" w:history="1">
        <w:r w:rsidRPr="00300EA1">
          <w:rPr>
            <w:rStyle w:val="Hipervnculo"/>
          </w:rPr>
          <w:t>Exec Sum</w:t>
        </w:r>
        <w:r>
          <w:rPr>
            <w:webHidden/>
          </w:rPr>
          <w:tab/>
        </w:r>
        <w:r>
          <w:rPr>
            <w:webHidden/>
          </w:rPr>
          <w:fldChar w:fldCharType="begin"/>
        </w:r>
        <w:r>
          <w:rPr>
            <w:webHidden/>
          </w:rPr>
          <w:instrText xml:space="preserve"> PAGEREF _Toc181197799 \h </w:instrText>
        </w:r>
        <w:r>
          <w:rPr>
            <w:webHidden/>
          </w:rPr>
        </w:r>
        <w:r>
          <w:rPr>
            <w:webHidden/>
          </w:rPr>
          <w:fldChar w:fldCharType="separate"/>
        </w:r>
        <w:r>
          <w:rPr>
            <w:webHidden/>
          </w:rPr>
          <w:t>5</w:t>
        </w:r>
        <w:r>
          <w:rPr>
            <w:webHidden/>
          </w:rPr>
          <w:fldChar w:fldCharType="end"/>
        </w:r>
      </w:hyperlink>
    </w:p>
    <w:p w14:paraId="1C4D1CD3" w14:textId="6F0F8656" w:rsidR="006608D3" w:rsidRDefault="006608D3">
      <w:pPr>
        <w:pStyle w:val="TDC1"/>
        <w:rPr>
          <w:rFonts w:asciiTheme="minorHAnsi" w:hAnsiTheme="minorHAnsi"/>
          <w:b w:val="0"/>
          <w:kern w:val="2"/>
          <w:sz w:val="24"/>
          <w:lang w:val="es-ES" w:eastAsia="es-ES"/>
          <w14:ligatures w14:val="standardContextual"/>
        </w:rPr>
      </w:pPr>
      <w:hyperlink w:anchor="_Toc181197800" w:history="1">
        <w:r w:rsidRPr="00300EA1">
          <w:rPr>
            <w:rStyle w:val="Hipervnculo"/>
          </w:rPr>
          <w:t>2</w:t>
        </w:r>
        <w:r>
          <w:rPr>
            <w:rFonts w:asciiTheme="minorHAnsi" w:hAnsiTheme="minorHAnsi"/>
            <w:b w:val="0"/>
            <w:kern w:val="2"/>
            <w:sz w:val="24"/>
            <w:lang w:val="es-ES" w:eastAsia="es-ES"/>
            <w14:ligatures w14:val="standardContextual"/>
          </w:rPr>
          <w:tab/>
        </w:r>
        <w:r w:rsidRPr="00300EA1">
          <w:rPr>
            <w:rStyle w:val="Hipervnculo"/>
          </w:rPr>
          <w:t>Introduction</w:t>
        </w:r>
        <w:r>
          <w:rPr>
            <w:webHidden/>
          </w:rPr>
          <w:tab/>
        </w:r>
        <w:r>
          <w:rPr>
            <w:webHidden/>
          </w:rPr>
          <w:fldChar w:fldCharType="begin"/>
        </w:r>
        <w:r>
          <w:rPr>
            <w:webHidden/>
          </w:rPr>
          <w:instrText xml:space="preserve"> PAGEREF _Toc181197800 \h </w:instrText>
        </w:r>
        <w:r>
          <w:rPr>
            <w:webHidden/>
          </w:rPr>
        </w:r>
        <w:r>
          <w:rPr>
            <w:webHidden/>
          </w:rPr>
          <w:fldChar w:fldCharType="separate"/>
        </w:r>
        <w:r>
          <w:rPr>
            <w:webHidden/>
          </w:rPr>
          <w:t>6</w:t>
        </w:r>
        <w:r>
          <w:rPr>
            <w:webHidden/>
          </w:rPr>
          <w:fldChar w:fldCharType="end"/>
        </w:r>
      </w:hyperlink>
    </w:p>
    <w:p w14:paraId="55579E1F" w14:textId="7E50BB5D" w:rsidR="006608D3" w:rsidRDefault="006608D3">
      <w:pPr>
        <w:pStyle w:val="TDC2"/>
        <w:rPr>
          <w:rFonts w:asciiTheme="minorHAnsi" w:hAnsiTheme="minorHAnsi"/>
          <w:kern w:val="2"/>
          <w:lang w:val="es-ES" w:eastAsia="es-ES"/>
          <w14:ligatures w14:val="standardContextual"/>
        </w:rPr>
      </w:pPr>
      <w:hyperlink w:anchor="_Toc181197801" w:history="1">
        <w:r w:rsidRPr="00300EA1">
          <w:rPr>
            <w:rStyle w:val="Hipervnculo"/>
          </w:rPr>
          <w:t>2.1</w:t>
        </w:r>
        <w:r>
          <w:rPr>
            <w:rFonts w:asciiTheme="minorHAnsi" w:hAnsiTheme="minorHAnsi"/>
            <w:kern w:val="2"/>
            <w:lang w:val="es-ES" w:eastAsia="es-ES"/>
            <w14:ligatures w14:val="standardContextual"/>
          </w:rPr>
          <w:tab/>
        </w:r>
        <w:r w:rsidRPr="00300EA1">
          <w:rPr>
            <w:rStyle w:val="Hipervnculo"/>
          </w:rPr>
          <w:t>Purpose and scope</w:t>
        </w:r>
        <w:r>
          <w:rPr>
            <w:webHidden/>
          </w:rPr>
          <w:tab/>
        </w:r>
        <w:r>
          <w:rPr>
            <w:webHidden/>
          </w:rPr>
          <w:fldChar w:fldCharType="begin"/>
        </w:r>
        <w:r>
          <w:rPr>
            <w:webHidden/>
          </w:rPr>
          <w:instrText xml:space="preserve"> PAGEREF _Toc181197801 \h </w:instrText>
        </w:r>
        <w:r>
          <w:rPr>
            <w:webHidden/>
          </w:rPr>
        </w:r>
        <w:r>
          <w:rPr>
            <w:webHidden/>
          </w:rPr>
          <w:fldChar w:fldCharType="separate"/>
        </w:r>
        <w:r>
          <w:rPr>
            <w:webHidden/>
          </w:rPr>
          <w:t>6</w:t>
        </w:r>
        <w:r>
          <w:rPr>
            <w:webHidden/>
          </w:rPr>
          <w:fldChar w:fldCharType="end"/>
        </w:r>
      </w:hyperlink>
    </w:p>
    <w:p w14:paraId="1D59F271" w14:textId="3ACA53D5" w:rsidR="006608D3" w:rsidRDefault="006608D3">
      <w:pPr>
        <w:pStyle w:val="TDC2"/>
        <w:rPr>
          <w:rFonts w:asciiTheme="minorHAnsi" w:hAnsiTheme="minorHAnsi"/>
          <w:kern w:val="2"/>
          <w:lang w:val="es-ES" w:eastAsia="es-ES"/>
          <w14:ligatures w14:val="standardContextual"/>
        </w:rPr>
      </w:pPr>
      <w:hyperlink w:anchor="_Toc181197802" w:history="1">
        <w:r w:rsidRPr="00300EA1">
          <w:rPr>
            <w:rStyle w:val="Hipervnculo"/>
          </w:rPr>
          <w:t>2.2</w:t>
        </w:r>
        <w:r>
          <w:rPr>
            <w:rFonts w:asciiTheme="minorHAnsi" w:hAnsiTheme="minorHAnsi"/>
            <w:kern w:val="2"/>
            <w:lang w:val="es-ES" w:eastAsia="es-ES"/>
            <w14:ligatures w14:val="standardContextual"/>
          </w:rPr>
          <w:tab/>
        </w:r>
        <w:r w:rsidRPr="00300EA1">
          <w:rPr>
            <w:rStyle w:val="Hipervnculo"/>
          </w:rPr>
          <w:t>Approach</w:t>
        </w:r>
        <w:r>
          <w:rPr>
            <w:webHidden/>
          </w:rPr>
          <w:tab/>
        </w:r>
        <w:r>
          <w:rPr>
            <w:webHidden/>
          </w:rPr>
          <w:fldChar w:fldCharType="begin"/>
        </w:r>
        <w:r>
          <w:rPr>
            <w:webHidden/>
          </w:rPr>
          <w:instrText xml:space="preserve"> PAGEREF _Toc181197802 \h </w:instrText>
        </w:r>
        <w:r>
          <w:rPr>
            <w:webHidden/>
          </w:rPr>
        </w:r>
        <w:r>
          <w:rPr>
            <w:webHidden/>
          </w:rPr>
          <w:fldChar w:fldCharType="separate"/>
        </w:r>
        <w:r>
          <w:rPr>
            <w:webHidden/>
          </w:rPr>
          <w:t>6</w:t>
        </w:r>
        <w:r>
          <w:rPr>
            <w:webHidden/>
          </w:rPr>
          <w:fldChar w:fldCharType="end"/>
        </w:r>
      </w:hyperlink>
    </w:p>
    <w:p w14:paraId="1EB69119" w14:textId="1A92B695" w:rsidR="006608D3" w:rsidRDefault="006608D3">
      <w:pPr>
        <w:pStyle w:val="TDC3"/>
        <w:rPr>
          <w:rFonts w:asciiTheme="minorHAnsi" w:hAnsiTheme="minorHAnsi"/>
          <w:kern w:val="2"/>
          <w:sz w:val="24"/>
          <w:lang w:val="es-ES" w:eastAsia="es-ES"/>
          <w14:ligatures w14:val="standardContextual"/>
        </w:rPr>
      </w:pPr>
      <w:hyperlink w:anchor="_Toc181197803" w:history="1">
        <w:r w:rsidRPr="00300EA1">
          <w:rPr>
            <w:rStyle w:val="Hipervnculo"/>
          </w:rPr>
          <w:t>2.2.1</w:t>
        </w:r>
        <w:r>
          <w:rPr>
            <w:rFonts w:asciiTheme="minorHAnsi" w:hAnsiTheme="minorHAnsi"/>
            <w:kern w:val="2"/>
            <w:sz w:val="24"/>
            <w:lang w:val="es-ES" w:eastAsia="es-ES"/>
            <w14:ligatures w14:val="standardContextual"/>
          </w:rPr>
          <w:tab/>
        </w:r>
        <w:r w:rsidRPr="00300EA1">
          <w:rPr>
            <w:rStyle w:val="Hipervnculo"/>
          </w:rPr>
          <w:t>USER INTERFACE OF PAFYC TOOLS AND MAIN PARAMETERS</w:t>
        </w:r>
        <w:r>
          <w:rPr>
            <w:webHidden/>
          </w:rPr>
          <w:tab/>
        </w:r>
        <w:r>
          <w:rPr>
            <w:webHidden/>
          </w:rPr>
          <w:fldChar w:fldCharType="begin"/>
        </w:r>
        <w:r>
          <w:rPr>
            <w:webHidden/>
          </w:rPr>
          <w:instrText xml:space="preserve"> PAGEREF _Toc181197803 \h </w:instrText>
        </w:r>
        <w:r>
          <w:rPr>
            <w:webHidden/>
          </w:rPr>
        </w:r>
        <w:r>
          <w:rPr>
            <w:webHidden/>
          </w:rPr>
          <w:fldChar w:fldCharType="separate"/>
        </w:r>
        <w:r>
          <w:rPr>
            <w:webHidden/>
          </w:rPr>
          <w:t>6</w:t>
        </w:r>
        <w:r>
          <w:rPr>
            <w:webHidden/>
          </w:rPr>
          <w:fldChar w:fldCharType="end"/>
        </w:r>
      </w:hyperlink>
    </w:p>
    <w:p w14:paraId="3EF23560" w14:textId="5CE940D3" w:rsidR="00F70894" w:rsidRPr="00D51D3A" w:rsidRDefault="00C230E5" w:rsidP="004E3152">
      <w:r w:rsidRPr="00D51D3A">
        <w:fldChar w:fldCharType="end"/>
      </w:r>
    </w:p>
    <w:p w14:paraId="78143F94" w14:textId="49AD506A" w:rsidR="00F70894" w:rsidRPr="00D51D3A" w:rsidRDefault="00F70894" w:rsidP="004E3152">
      <w:pPr>
        <w:pStyle w:val="H1noTOC"/>
      </w:pPr>
      <w:r w:rsidRPr="00D51D3A">
        <w:t xml:space="preserve">Index of </w:t>
      </w:r>
      <w:r w:rsidR="00D26E1E" w:rsidRPr="001101DC">
        <w:t>f</w:t>
      </w:r>
      <w:r w:rsidRPr="001101DC">
        <w:t>igures</w:t>
      </w:r>
    </w:p>
    <w:p w14:paraId="51915208" w14:textId="0220BC96" w:rsidR="00B37D82" w:rsidRDefault="00C230E5">
      <w:pPr>
        <w:pStyle w:val="Tabladeilustraciones"/>
        <w:tabs>
          <w:tab w:val="right" w:leader="dot" w:pos="9152"/>
        </w:tabs>
        <w:rPr>
          <w:rFonts w:asciiTheme="minorHAnsi" w:hAnsiTheme="minorHAnsi"/>
          <w:noProof/>
          <w:kern w:val="2"/>
          <w:lang w:val="es-ES" w:eastAsia="es-ES"/>
          <w14:ligatures w14:val="standardContextual"/>
        </w:rPr>
      </w:pPr>
      <w:r w:rsidRPr="00D51D3A">
        <w:fldChar w:fldCharType="begin"/>
      </w:r>
      <w:r w:rsidR="00BB3BFB" w:rsidRPr="00DF00DE">
        <w:rPr>
          <w:lang w:val="es-ES"/>
        </w:rPr>
        <w:instrText xml:space="preserve"> TOC \h \z \c "Figure" </w:instrText>
      </w:r>
      <w:r w:rsidRPr="00D51D3A">
        <w:fldChar w:fldCharType="separate"/>
      </w:r>
      <w:hyperlink w:anchor="_Toc181198233" w:history="1">
        <w:r w:rsidR="00B37D82" w:rsidRPr="00AF000E">
          <w:rPr>
            <w:rStyle w:val="Hipervnculo"/>
            <w:noProof/>
          </w:rPr>
          <w:t>Figure 1. Graphical representation of the determination of CWSI</w:t>
        </w:r>
        <w:r w:rsidR="00B37D82">
          <w:rPr>
            <w:noProof/>
            <w:webHidden/>
          </w:rPr>
          <w:tab/>
        </w:r>
        <w:r w:rsidR="00B37D82">
          <w:rPr>
            <w:noProof/>
            <w:webHidden/>
          </w:rPr>
          <w:fldChar w:fldCharType="begin"/>
        </w:r>
        <w:r w:rsidR="00B37D82">
          <w:rPr>
            <w:noProof/>
            <w:webHidden/>
          </w:rPr>
          <w:instrText xml:space="preserve"> PAGEREF _Toc181198233 \h </w:instrText>
        </w:r>
        <w:r w:rsidR="00B37D82">
          <w:rPr>
            <w:noProof/>
            <w:webHidden/>
          </w:rPr>
        </w:r>
        <w:r w:rsidR="00B37D82">
          <w:rPr>
            <w:noProof/>
            <w:webHidden/>
          </w:rPr>
          <w:fldChar w:fldCharType="separate"/>
        </w:r>
        <w:r w:rsidR="00B37D82">
          <w:rPr>
            <w:noProof/>
            <w:webHidden/>
          </w:rPr>
          <w:t>6</w:t>
        </w:r>
        <w:r w:rsidR="00B37D82">
          <w:rPr>
            <w:noProof/>
            <w:webHidden/>
          </w:rPr>
          <w:fldChar w:fldCharType="end"/>
        </w:r>
      </w:hyperlink>
    </w:p>
    <w:p w14:paraId="4F04DE3D" w14:textId="19F4F524" w:rsidR="00B37D82" w:rsidRDefault="00B37D82">
      <w:pPr>
        <w:pStyle w:val="Tabladeilustraciones"/>
        <w:tabs>
          <w:tab w:val="right" w:leader="dot" w:pos="9152"/>
        </w:tabs>
        <w:rPr>
          <w:rFonts w:asciiTheme="minorHAnsi" w:hAnsiTheme="minorHAnsi"/>
          <w:noProof/>
          <w:kern w:val="2"/>
          <w:lang w:val="es-ES" w:eastAsia="es-ES"/>
          <w14:ligatures w14:val="standardContextual"/>
        </w:rPr>
      </w:pPr>
      <w:hyperlink w:anchor="_Toc181198234" w:history="1">
        <w:r w:rsidRPr="00AF000E">
          <w:rPr>
            <w:rStyle w:val="Hipervnculo"/>
            <w:noProof/>
          </w:rPr>
          <w:t>Figure 2. PAFyC tools gui with the bundle selected.</w:t>
        </w:r>
        <w:r>
          <w:rPr>
            <w:noProof/>
            <w:webHidden/>
          </w:rPr>
          <w:tab/>
        </w:r>
        <w:r>
          <w:rPr>
            <w:noProof/>
            <w:webHidden/>
          </w:rPr>
          <w:fldChar w:fldCharType="begin"/>
        </w:r>
        <w:r>
          <w:rPr>
            <w:noProof/>
            <w:webHidden/>
          </w:rPr>
          <w:instrText xml:space="preserve"> PAGEREF _Toc181198234 \h </w:instrText>
        </w:r>
        <w:r>
          <w:rPr>
            <w:noProof/>
            <w:webHidden/>
          </w:rPr>
        </w:r>
        <w:r>
          <w:rPr>
            <w:noProof/>
            <w:webHidden/>
          </w:rPr>
          <w:fldChar w:fldCharType="separate"/>
        </w:r>
        <w:r>
          <w:rPr>
            <w:noProof/>
            <w:webHidden/>
          </w:rPr>
          <w:t>7</w:t>
        </w:r>
        <w:r>
          <w:rPr>
            <w:noProof/>
            <w:webHidden/>
          </w:rPr>
          <w:fldChar w:fldCharType="end"/>
        </w:r>
      </w:hyperlink>
    </w:p>
    <w:p w14:paraId="08CEA221" w14:textId="7426254D" w:rsidR="00B37D82" w:rsidRDefault="00B37D82">
      <w:pPr>
        <w:pStyle w:val="Tabladeilustraciones"/>
        <w:tabs>
          <w:tab w:val="right" w:leader="dot" w:pos="9152"/>
        </w:tabs>
        <w:rPr>
          <w:rFonts w:asciiTheme="minorHAnsi" w:hAnsiTheme="minorHAnsi"/>
          <w:noProof/>
          <w:kern w:val="2"/>
          <w:lang w:val="es-ES" w:eastAsia="es-ES"/>
          <w14:ligatures w14:val="standardContextual"/>
        </w:rPr>
      </w:pPr>
      <w:hyperlink w:anchor="_Toc181198235" w:history="1">
        <w:r w:rsidRPr="00AF000E">
          <w:rPr>
            <w:rStyle w:val="Hipervnculo"/>
            <w:noProof/>
          </w:rPr>
          <w:t>Figure 3. List of parameters to be selected in the tool</w:t>
        </w:r>
        <w:r>
          <w:rPr>
            <w:noProof/>
            <w:webHidden/>
          </w:rPr>
          <w:tab/>
        </w:r>
        <w:r>
          <w:rPr>
            <w:noProof/>
            <w:webHidden/>
          </w:rPr>
          <w:fldChar w:fldCharType="begin"/>
        </w:r>
        <w:r>
          <w:rPr>
            <w:noProof/>
            <w:webHidden/>
          </w:rPr>
          <w:instrText xml:space="preserve"> PAGEREF _Toc181198235 \h </w:instrText>
        </w:r>
        <w:r>
          <w:rPr>
            <w:noProof/>
            <w:webHidden/>
          </w:rPr>
        </w:r>
        <w:r>
          <w:rPr>
            <w:noProof/>
            <w:webHidden/>
          </w:rPr>
          <w:fldChar w:fldCharType="separate"/>
        </w:r>
        <w:r>
          <w:rPr>
            <w:noProof/>
            <w:webHidden/>
          </w:rPr>
          <w:t>7</w:t>
        </w:r>
        <w:r>
          <w:rPr>
            <w:noProof/>
            <w:webHidden/>
          </w:rPr>
          <w:fldChar w:fldCharType="end"/>
        </w:r>
      </w:hyperlink>
    </w:p>
    <w:p w14:paraId="7A2E88E7" w14:textId="47A318B5" w:rsidR="00B37D82" w:rsidRDefault="00B37D82">
      <w:pPr>
        <w:pStyle w:val="Tabladeilustraciones"/>
        <w:tabs>
          <w:tab w:val="right" w:leader="dot" w:pos="9152"/>
        </w:tabs>
        <w:rPr>
          <w:rFonts w:asciiTheme="minorHAnsi" w:hAnsiTheme="minorHAnsi"/>
          <w:noProof/>
          <w:kern w:val="2"/>
          <w:lang w:val="es-ES" w:eastAsia="es-ES"/>
          <w14:ligatures w14:val="standardContextual"/>
        </w:rPr>
      </w:pPr>
      <w:hyperlink w:anchor="_Toc181198236" w:history="1">
        <w:r w:rsidRPr="00AF000E">
          <w:rPr>
            <w:rStyle w:val="Hipervnculo"/>
            <w:noProof/>
          </w:rPr>
          <w:t>Figure 4. Example of canopy segmentation using k-means and temperature information.</w:t>
        </w:r>
        <w:r>
          <w:rPr>
            <w:noProof/>
            <w:webHidden/>
          </w:rPr>
          <w:tab/>
        </w:r>
        <w:r>
          <w:rPr>
            <w:noProof/>
            <w:webHidden/>
          </w:rPr>
          <w:fldChar w:fldCharType="begin"/>
        </w:r>
        <w:r>
          <w:rPr>
            <w:noProof/>
            <w:webHidden/>
          </w:rPr>
          <w:instrText xml:space="preserve"> PAGEREF _Toc181198236 \h </w:instrText>
        </w:r>
        <w:r>
          <w:rPr>
            <w:noProof/>
            <w:webHidden/>
          </w:rPr>
        </w:r>
        <w:r>
          <w:rPr>
            <w:noProof/>
            <w:webHidden/>
          </w:rPr>
          <w:fldChar w:fldCharType="separate"/>
        </w:r>
        <w:r>
          <w:rPr>
            <w:noProof/>
            <w:webHidden/>
          </w:rPr>
          <w:t>8</w:t>
        </w:r>
        <w:r>
          <w:rPr>
            <w:noProof/>
            <w:webHidden/>
          </w:rPr>
          <w:fldChar w:fldCharType="end"/>
        </w:r>
      </w:hyperlink>
    </w:p>
    <w:p w14:paraId="6646F99B" w14:textId="3DC08ED3" w:rsidR="00B37D82" w:rsidRDefault="00B37D82">
      <w:pPr>
        <w:pStyle w:val="Tabladeilustraciones"/>
        <w:tabs>
          <w:tab w:val="right" w:leader="dot" w:pos="9152"/>
        </w:tabs>
        <w:rPr>
          <w:rFonts w:asciiTheme="minorHAnsi" w:hAnsiTheme="minorHAnsi"/>
          <w:noProof/>
          <w:kern w:val="2"/>
          <w:lang w:val="es-ES" w:eastAsia="es-ES"/>
          <w14:ligatures w14:val="standardContextual"/>
        </w:rPr>
      </w:pPr>
      <w:hyperlink w:anchor="_Toc181198237" w:history="1">
        <w:r w:rsidRPr="00AF000E">
          <w:rPr>
            <w:rStyle w:val="Hipervnculo"/>
            <w:noProof/>
          </w:rPr>
          <w:t>Figure 5.  Report of the execution</w:t>
        </w:r>
        <w:r>
          <w:rPr>
            <w:noProof/>
            <w:webHidden/>
          </w:rPr>
          <w:tab/>
        </w:r>
        <w:r>
          <w:rPr>
            <w:noProof/>
            <w:webHidden/>
          </w:rPr>
          <w:fldChar w:fldCharType="begin"/>
        </w:r>
        <w:r>
          <w:rPr>
            <w:noProof/>
            <w:webHidden/>
          </w:rPr>
          <w:instrText xml:space="preserve"> PAGEREF _Toc181198237 \h </w:instrText>
        </w:r>
        <w:r>
          <w:rPr>
            <w:noProof/>
            <w:webHidden/>
          </w:rPr>
        </w:r>
        <w:r>
          <w:rPr>
            <w:noProof/>
            <w:webHidden/>
          </w:rPr>
          <w:fldChar w:fldCharType="separate"/>
        </w:r>
        <w:r>
          <w:rPr>
            <w:noProof/>
            <w:webHidden/>
          </w:rPr>
          <w:t>8</w:t>
        </w:r>
        <w:r>
          <w:rPr>
            <w:noProof/>
            <w:webHidden/>
          </w:rPr>
          <w:fldChar w:fldCharType="end"/>
        </w:r>
      </w:hyperlink>
    </w:p>
    <w:p w14:paraId="4BE29A88" w14:textId="3F385ED0" w:rsidR="00B37D82" w:rsidRDefault="00B37D82">
      <w:pPr>
        <w:pStyle w:val="Tabladeilustraciones"/>
        <w:tabs>
          <w:tab w:val="right" w:leader="dot" w:pos="9152"/>
        </w:tabs>
        <w:rPr>
          <w:rFonts w:asciiTheme="minorHAnsi" w:hAnsiTheme="minorHAnsi"/>
          <w:noProof/>
          <w:kern w:val="2"/>
          <w:lang w:val="es-ES" w:eastAsia="es-ES"/>
          <w14:ligatures w14:val="standardContextual"/>
        </w:rPr>
      </w:pPr>
      <w:hyperlink w:anchor="_Toc181198238" w:history="1">
        <w:r w:rsidRPr="00AF000E">
          <w:rPr>
            <w:rStyle w:val="Hipervnculo"/>
            <w:noProof/>
          </w:rPr>
          <w:t>Figure 6. Results included in the output shapefile</w:t>
        </w:r>
        <w:r>
          <w:rPr>
            <w:noProof/>
            <w:webHidden/>
          </w:rPr>
          <w:tab/>
        </w:r>
        <w:r>
          <w:rPr>
            <w:noProof/>
            <w:webHidden/>
          </w:rPr>
          <w:fldChar w:fldCharType="begin"/>
        </w:r>
        <w:r>
          <w:rPr>
            <w:noProof/>
            <w:webHidden/>
          </w:rPr>
          <w:instrText xml:space="preserve"> PAGEREF _Toc181198238 \h </w:instrText>
        </w:r>
        <w:r>
          <w:rPr>
            <w:noProof/>
            <w:webHidden/>
          </w:rPr>
        </w:r>
        <w:r>
          <w:rPr>
            <w:noProof/>
            <w:webHidden/>
          </w:rPr>
          <w:fldChar w:fldCharType="separate"/>
        </w:r>
        <w:r>
          <w:rPr>
            <w:noProof/>
            <w:webHidden/>
          </w:rPr>
          <w:t>9</w:t>
        </w:r>
        <w:r>
          <w:rPr>
            <w:noProof/>
            <w:webHidden/>
          </w:rPr>
          <w:fldChar w:fldCharType="end"/>
        </w:r>
      </w:hyperlink>
    </w:p>
    <w:p w14:paraId="4F4F2A79" w14:textId="1F8815C4" w:rsidR="00B37D82" w:rsidRDefault="00B37D82">
      <w:pPr>
        <w:pStyle w:val="Tabladeilustraciones"/>
        <w:tabs>
          <w:tab w:val="right" w:leader="dot" w:pos="9152"/>
        </w:tabs>
        <w:rPr>
          <w:rFonts w:asciiTheme="minorHAnsi" w:hAnsiTheme="minorHAnsi"/>
          <w:noProof/>
          <w:kern w:val="2"/>
          <w:lang w:val="es-ES" w:eastAsia="es-ES"/>
          <w14:ligatures w14:val="standardContextual"/>
        </w:rPr>
      </w:pPr>
      <w:hyperlink w:anchor="_Toc181198239" w:history="1">
        <w:r w:rsidRPr="00AF000E">
          <w:rPr>
            <w:rStyle w:val="Hipervnculo"/>
            <w:noProof/>
          </w:rPr>
          <w:t>Figure 7. Thematic map of CWSI</w:t>
        </w:r>
        <w:r>
          <w:rPr>
            <w:noProof/>
            <w:webHidden/>
          </w:rPr>
          <w:tab/>
        </w:r>
        <w:r>
          <w:rPr>
            <w:noProof/>
            <w:webHidden/>
          </w:rPr>
          <w:fldChar w:fldCharType="begin"/>
        </w:r>
        <w:r>
          <w:rPr>
            <w:noProof/>
            <w:webHidden/>
          </w:rPr>
          <w:instrText xml:space="preserve"> PAGEREF _Toc181198239 \h </w:instrText>
        </w:r>
        <w:r>
          <w:rPr>
            <w:noProof/>
            <w:webHidden/>
          </w:rPr>
        </w:r>
        <w:r>
          <w:rPr>
            <w:noProof/>
            <w:webHidden/>
          </w:rPr>
          <w:fldChar w:fldCharType="separate"/>
        </w:r>
        <w:r>
          <w:rPr>
            <w:noProof/>
            <w:webHidden/>
          </w:rPr>
          <w:t>9</w:t>
        </w:r>
        <w:r>
          <w:rPr>
            <w:noProof/>
            <w:webHidden/>
          </w:rPr>
          <w:fldChar w:fldCharType="end"/>
        </w:r>
      </w:hyperlink>
    </w:p>
    <w:p w14:paraId="61F526A6" w14:textId="2B1D4058" w:rsidR="00F70894" w:rsidRPr="00DF00DE" w:rsidRDefault="00C230E5" w:rsidP="004E3152">
      <w:pPr>
        <w:rPr>
          <w:lang w:val="es-ES"/>
        </w:rPr>
      </w:pPr>
      <w:r w:rsidRPr="00D51D3A">
        <w:fldChar w:fldCharType="end"/>
      </w:r>
    </w:p>
    <w:p w14:paraId="14D888BF" w14:textId="7A3D4B60" w:rsidR="00F70894" w:rsidRPr="00D51D3A" w:rsidRDefault="00F70894" w:rsidP="004E3152">
      <w:pPr>
        <w:pStyle w:val="H1noTOC"/>
      </w:pPr>
      <w:r w:rsidRPr="00D51D3A">
        <w:t xml:space="preserve">Index of </w:t>
      </w:r>
      <w:r w:rsidR="00D26E1E" w:rsidRPr="00D51D3A">
        <w:t>t</w:t>
      </w:r>
      <w:r w:rsidRPr="00D51D3A">
        <w:t>ables</w:t>
      </w:r>
    </w:p>
    <w:p w14:paraId="44B357D4" w14:textId="2487BA1C" w:rsidR="0036118B" w:rsidRDefault="00C230E5">
      <w:pPr>
        <w:pStyle w:val="Tabladeilustraciones"/>
        <w:tabs>
          <w:tab w:val="right" w:leader="dot" w:pos="9152"/>
        </w:tabs>
        <w:rPr>
          <w:rFonts w:asciiTheme="minorHAnsi" w:hAnsiTheme="minorHAnsi"/>
          <w:noProof/>
          <w:sz w:val="22"/>
          <w:szCs w:val="22"/>
          <w:lang w:val="es-ES" w:eastAsia="es-ES"/>
        </w:rPr>
      </w:pPr>
      <w:r w:rsidRPr="00D51D3A">
        <w:fldChar w:fldCharType="begin"/>
      </w:r>
      <w:r w:rsidR="00BB3BFB" w:rsidRPr="00D51D3A">
        <w:instrText xml:space="preserve"> TOC \h \z \c "Table" </w:instrText>
      </w:r>
      <w:r w:rsidRPr="00D51D3A">
        <w:fldChar w:fldCharType="separate"/>
      </w:r>
      <w:hyperlink w:anchor="_Toc114243818" w:history="1">
        <w:r w:rsidR="0036118B" w:rsidRPr="00B605F3">
          <w:rPr>
            <w:rStyle w:val="Hipervnculo"/>
            <w:noProof/>
          </w:rPr>
          <w:t>Table 1: Table caption, left justified, above the table</w:t>
        </w:r>
        <w:r w:rsidR="0036118B">
          <w:rPr>
            <w:noProof/>
            <w:webHidden/>
          </w:rPr>
          <w:tab/>
        </w:r>
        <w:r w:rsidR="0036118B">
          <w:rPr>
            <w:noProof/>
            <w:webHidden/>
          </w:rPr>
          <w:fldChar w:fldCharType="begin"/>
        </w:r>
        <w:r w:rsidR="0036118B">
          <w:rPr>
            <w:noProof/>
            <w:webHidden/>
          </w:rPr>
          <w:instrText xml:space="preserve"> PAGEREF _Toc114243818 \h </w:instrText>
        </w:r>
        <w:r w:rsidR="0036118B">
          <w:rPr>
            <w:noProof/>
            <w:webHidden/>
          </w:rPr>
        </w:r>
        <w:r w:rsidR="0036118B">
          <w:rPr>
            <w:noProof/>
            <w:webHidden/>
          </w:rPr>
          <w:fldChar w:fldCharType="separate"/>
        </w:r>
        <w:r w:rsidR="0058392B">
          <w:rPr>
            <w:b/>
            <w:bCs/>
            <w:noProof/>
            <w:webHidden/>
            <w:lang w:val="es-ES"/>
          </w:rPr>
          <w:t>¡Error! Marcador no definido.</w:t>
        </w:r>
        <w:r w:rsidR="0036118B">
          <w:rPr>
            <w:noProof/>
            <w:webHidden/>
          </w:rPr>
          <w:fldChar w:fldCharType="end"/>
        </w:r>
      </w:hyperlink>
    </w:p>
    <w:p w14:paraId="5F254295" w14:textId="630B5471" w:rsidR="00F70894" w:rsidRPr="00D51D3A" w:rsidRDefault="00C230E5" w:rsidP="004E3152">
      <w:r w:rsidRPr="00D51D3A">
        <w:fldChar w:fldCharType="end"/>
      </w:r>
    </w:p>
    <w:p w14:paraId="6CCBA300" w14:textId="54CB6595" w:rsidR="00DE2650" w:rsidRPr="00DE2650" w:rsidRDefault="006535F7" w:rsidP="004E3152">
      <w:pPr>
        <w:pStyle w:val="SectionHeader0"/>
      </w:pPr>
      <w:bookmarkStart w:id="0" w:name="_Toc181197796"/>
      <w:r w:rsidRPr="00DE2650">
        <w:t>Glossary of terms</w:t>
      </w:r>
      <w:bookmarkEnd w:id="0"/>
    </w:p>
    <w:tbl>
      <w:tblPr>
        <w:tblStyle w:val="Tabladelista3-nfasis3"/>
        <w:tblW w:w="5000" w:type="pct"/>
        <w:tblLook w:val="04A0" w:firstRow="1" w:lastRow="0" w:firstColumn="1" w:lastColumn="0" w:noHBand="0" w:noVBand="1"/>
      </w:tblPr>
      <w:tblGrid>
        <w:gridCol w:w="2319"/>
        <w:gridCol w:w="6833"/>
      </w:tblGrid>
      <w:tr w:rsidR="006535F7" w:rsidRPr="00D51D3A" w14:paraId="448501EA" w14:textId="77777777" w:rsidTr="0FF35E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7" w:type="pct"/>
          </w:tcPr>
          <w:p w14:paraId="27FA94B8" w14:textId="77777777" w:rsidR="006535F7" w:rsidRPr="00D51D3A" w:rsidRDefault="006535F7" w:rsidP="004E3152">
            <w:pPr>
              <w:pStyle w:val="Tableheaderrow"/>
              <w:rPr>
                <w:b/>
              </w:rPr>
            </w:pPr>
            <w:r w:rsidRPr="00D51D3A">
              <w:rPr>
                <w:b/>
              </w:rPr>
              <w:t>Term</w:t>
            </w:r>
          </w:p>
        </w:tc>
        <w:tc>
          <w:tcPr>
            <w:tcW w:w="3733" w:type="pct"/>
          </w:tcPr>
          <w:p w14:paraId="53281A47" w14:textId="77777777" w:rsidR="006535F7" w:rsidRPr="00D51D3A" w:rsidRDefault="006535F7" w:rsidP="004E3152">
            <w:pPr>
              <w:pStyle w:val="Tableheaderrow"/>
              <w:cnfStyle w:val="100000000000" w:firstRow="1" w:lastRow="0" w:firstColumn="0" w:lastColumn="0" w:oddVBand="0" w:evenVBand="0" w:oddHBand="0" w:evenHBand="0" w:firstRowFirstColumn="0" w:firstRowLastColumn="0" w:lastRowFirstColumn="0" w:lastRowLastColumn="0"/>
              <w:rPr>
                <w:b/>
              </w:rPr>
            </w:pPr>
            <w:r w:rsidRPr="00D51D3A">
              <w:rPr>
                <w:b/>
              </w:rPr>
              <w:t>Description</w:t>
            </w:r>
          </w:p>
        </w:tc>
      </w:tr>
      <w:tr w:rsidR="006535F7" w:rsidRPr="00D51D3A" w14:paraId="473EEB3D" w14:textId="77777777" w:rsidTr="0FF35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7" w:type="pct"/>
          </w:tcPr>
          <w:p w14:paraId="3DA74BF8" w14:textId="77777777" w:rsidR="006535F7" w:rsidRPr="00D51D3A" w:rsidRDefault="006535F7" w:rsidP="004E3152"/>
        </w:tc>
        <w:tc>
          <w:tcPr>
            <w:tcW w:w="3733" w:type="pct"/>
          </w:tcPr>
          <w:p w14:paraId="561A3A64" w14:textId="77777777" w:rsidR="006535F7" w:rsidRPr="00D51D3A" w:rsidRDefault="006535F7" w:rsidP="004E3152">
            <w:pPr>
              <w:cnfStyle w:val="000000100000" w:firstRow="0" w:lastRow="0" w:firstColumn="0" w:lastColumn="0" w:oddVBand="0" w:evenVBand="0" w:oddHBand="1" w:evenHBand="0" w:firstRowFirstColumn="0" w:firstRowLastColumn="0" w:lastRowFirstColumn="0" w:lastRowLastColumn="0"/>
            </w:pPr>
          </w:p>
        </w:tc>
      </w:tr>
      <w:tr w:rsidR="006535F7" w:rsidRPr="00D51D3A" w14:paraId="467334C1" w14:textId="77777777" w:rsidTr="0FF35E87">
        <w:tc>
          <w:tcPr>
            <w:cnfStyle w:val="001000000000" w:firstRow="0" w:lastRow="0" w:firstColumn="1" w:lastColumn="0" w:oddVBand="0" w:evenVBand="0" w:oddHBand="0" w:evenHBand="0" w:firstRowFirstColumn="0" w:firstRowLastColumn="0" w:lastRowFirstColumn="0" w:lastRowLastColumn="0"/>
            <w:tcW w:w="1267" w:type="pct"/>
          </w:tcPr>
          <w:p w14:paraId="53D365FD" w14:textId="77777777" w:rsidR="006535F7" w:rsidRPr="00D51D3A" w:rsidRDefault="006535F7" w:rsidP="004E3152"/>
        </w:tc>
        <w:tc>
          <w:tcPr>
            <w:tcW w:w="3733" w:type="pct"/>
          </w:tcPr>
          <w:p w14:paraId="6FFC8B26" w14:textId="77777777" w:rsidR="006535F7" w:rsidRPr="00D51D3A" w:rsidRDefault="006535F7" w:rsidP="0FF35E87">
            <w:pPr>
              <w:cnfStyle w:val="000000000000" w:firstRow="0" w:lastRow="0" w:firstColumn="0" w:lastColumn="0" w:oddVBand="0" w:evenVBand="0" w:oddHBand="0" w:evenHBand="0" w:firstRowFirstColumn="0" w:firstRowLastColumn="0" w:lastRowFirstColumn="0" w:lastRowLastColumn="0"/>
            </w:pPr>
          </w:p>
        </w:tc>
      </w:tr>
      <w:tr w:rsidR="006535F7" w:rsidRPr="00D51D3A" w14:paraId="448AD4AB" w14:textId="77777777" w:rsidTr="0FF35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7" w:type="pct"/>
          </w:tcPr>
          <w:p w14:paraId="4CBBA502" w14:textId="77777777" w:rsidR="006535F7" w:rsidRPr="00D51D3A" w:rsidRDefault="006535F7" w:rsidP="004E3152"/>
        </w:tc>
        <w:tc>
          <w:tcPr>
            <w:tcW w:w="3733" w:type="pct"/>
          </w:tcPr>
          <w:p w14:paraId="55B60FD9" w14:textId="77777777" w:rsidR="006535F7" w:rsidRPr="00D51D3A" w:rsidRDefault="006535F7" w:rsidP="004E3152">
            <w:pPr>
              <w:cnfStyle w:val="000000100000" w:firstRow="0" w:lastRow="0" w:firstColumn="0" w:lastColumn="0" w:oddVBand="0" w:evenVBand="0" w:oddHBand="1" w:evenHBand="0" w:firstRowFirstColumn="0" w:firstRowLastColumn="0" w:lastRowFirstColumn="0" w:lastRowLastColumn="0"/>
            </w:pPr>
          </w:p>
        </w:tc>
      </w:tr>
      <w:tr w:rsidR="006535F7" w:rsidRPr="00D51D3A" w14:paraId="05623C13" w14:textId="77777777" w:rsidTr="0FF35E87">
        <w:tc>
          <w:tcPr>
            <w:cnfStyle w:val="001000000000" w:firstRow="0" w:lastRow="0" w:firstColumn="1" w:lastColumn="0" w:oddVBand="0" w:evenVBand="0" w:oddHBand="0" w:evenHBand="0" w:firstRowFirstColumn="0" w:firstRowLastColumn="0" w:lastRowFirstColumn="0" w:lastRowLastColumn="0"/>
            <w:tcW w:w="1267" w:type="pct"/>
          </w:tcPr>
          <w:p w14:paraId="1D0D7FFC" w14:textId="77777777" w:rsidR="006535F7" w:rsidRPr="00D51D3A" w:rsidRDefault="006535F7" w:rsidP="004E3152"/>
        </w:tc>
        <w:tc>
          <w:tcPr>
            <w:tcW w:w="3733" w:type="pct"/>
          </w:tcPr>
          <w:p w14:paraId="29F3B48D" w14:textId="77777777" w:rsidR="006535F7" w:rsidRPr="00D51D3A" w:rsidRDefault="006535F7" w:rsidP="004E3152">
            <w:pPr>
              <w:cnfStyle w:val="000000000000" w:firstRow="0" w:lastRow="0" w:firstColumn="0" w:lastColumn="0" w:oddVBand="0" w:evenVBand="0" w:oddHBand="0" w:evenHBand="0" w:firstRowFirstColumn="0" w:firstRowLastColumn="0" w:lastRowFirstColumn="0" w:lastRowLastColumn="0"/>
            </w:pPr>
          </w:p>
        </w:tc>
      </w:tr>
    </w:tbl>
    <w:p w14:paraId="24A756E2" w14:textId="77777777" w:rsidR="006535F7" w:rsidRPr="00D51D3A" w:rsidRDefault="006535F7" w:rsidP="004E3152"/>
    <w:p w14:paraId="1604C362" w14:textId="0AF54100" w:rsidR="00DE2650" w:rsidRPr="00DE2650" w:rsidRDefault="006535F7" w:rsidP="004E3152">
      <w:pPr>
        <w:pStyle w:val="SectionHeader0"/>
      </w:pPr>
      <w:bookmarkStart w:id="1" w:name="_Toc181197797"/>
      <w:r w:rsidRPr="00D51D3A">
        <w:t>List of abbreviations and acronyms</w:t>
      </w:r>
      <w:bookmarkEnd w:id="1"/>
    </w:p>
    <w:tbl>
      <w:tblPr>
        <w:tblStyle w:val="Tabladelista3-nfasis3"/>
        <w:tblW w:w="0" w:type="auto"/>
        <w:tblLook w:val="04A0" w:firstRow="1" w:lastRow="0" w:firstColumn="1" w:lastColumn="0" w:noHBand="0" w:noVBand="1"/>
      </w:tblPr>
      <w:tblGrid>
        <w:gridCol w:w="2345"/>
        <w:gridCol w:w="6807"/>
      </w:tblGrid>
      <w:tr w:rsidR="006535F7" w:rsidRPr="00D51D3A" w14:paraId="3191A983" w14:textId="77777777" w:rsidTr="0FF35E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76" w:type="dxa"/>
          </w:tcPr>
          <w:p w14:paraId="61574838" w14:textId="77777777" w:rsidR="006535F7" w:rsidRPr="00D51D3A" w:rsidRDefault="006535F7" w:rsidP="004E3152">
            <w:pPr>
              <w:pStyle w:val="Tableheaderrow"/>
              <w:rPr>
                <w:b/>
              </w:rPr>
            </w:pPr>
            <w:r w:rsidRPr="00D51D3A">
              <w:rPr>
                <w:b/>
              </w:rPr>
              <w:lastRenderedPageBreak/>
              <w:t>Abbreviation</w:t>
            </w:r>
          </w:p>
        </w:tc>
        <w:tc>
          <w:tcPr>
            <w:tcW w:w="7002" w:type="dxa"/>
          </w:tcPr>
          <w:p w14:paraId="6C7A7970" w14:textId="77777777" w:rsidR="006535F7" w:rsidRPr="00D51D3A" w:rsidRDefault="006535F7" w:rsidP="004E3152">
            <w:pPr>
              <w:pStyle w:val="Tableheaderrow"/>
              <w:cnfStyle w:val="100000000000" w:firstRow="1" w:lastRow="0" w:firstColumn="0" w:lastColumn="0" w:oddVBand="0" w:evenVBand="0" w:oddHBand="0" w:evenHBand="0" w:firstRowFirstColumn="0" w:firstRowLastColumn="0" w:lastRowFirstColumn="0" w:lastRowLastColumn="0"/>
              <w:rPr>
                <w:b/>
              </w:rPr>
            </w:pPr>
            <w:r w:rsidRPr="00D51D3A">
              <w:rPr>
                <w:b/>
              </w:rPr>
              <w:t>Meaning</w:t>
            </w:r>
          </w:p>
        </w:tc>
      </w:tr>
      <w:tr w:rsidR="006535F7" w:rsidRPr="00D51D3A" w14:paraId="4A7D43CB" w14:textId="77777777" w:rsidTr="0FF35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3C20C8C1" w14:textId="764BF3A2" w:rsidR="006535F7" w:rsidRPr="00D51D3A" w:rsidRDefault="002A6BE2" w:rsidP="004E3152">
            <w:r>
              <w:t>CWSI</w:t>
            </w:r>
          </w:p>
        </w:tc>
        <w:tc>
          <w:tcPr>
            <w:tcW w:w="7002" w:type="dxa"/>
          </w:tcPr>
          <w:p w14:paraId="50C25680" w14:textId="49469F08" w:rsidR="006535F7" w:rsidRPr="00D51D3A" w:rsidRDefault="002A6BE2" w:rsidP="004E3152">
            <w:pPr>
              <w:cnfStyle w:val="000000100000" w:firstRow="0" w:lastRow="0" w:firstColumn="0" w:lastColumn="0" w:oddVBand="0" w:evenVBand="0" w:oddHBand="1" w:evenHBand="0" w:firstRowFirstColumn="0" w:firstRowLastColumn="0" w:lastRowFirstColumn="0" w:lastRowLastColumn="0"/>
            </w:pPr>
            <w:r>
              <w:t>Crop Water Stress Index</w:t>
            </w:r>
          </w:p>
        </w:tc>
      </w:tr>
      <w:tr w:rsidR="006535F7" w:rsidRPr="00D51D3A" w14:paraId="4725EC68" w14:textId="77777777" w:rsidTr="0FF35E87">
        <w:tc>
          <w:tcPr>
            <w:cnfStyle w:val="001000000000" w:firstRow="0" w:lastRow="0" w:firstColumn="1" w:lastColumn="0" w:oddVBand="0" w:evenVBand="0" w:oddHBand="0" w:evenHBand="0" w:firstRowFirstColumn="0" w:firstRowLastColumn="0" w:lastRowFirstColumn="0" w:lastRowLastColumn="0"/>
            <w:tcW w:w="2376" w:type="dxa"/>
          </w:tcPr>
          <w:p w14:paraId="429E8DAD" w14:textId="35FBB365" w:rsidR="006535F7" w:rsidRPr="00D51D3A" w:rsidRDefault="00474F26" w:rsidP="004E3152">
            <w:r>
              <w:t>Tc</w:t>
            </w:r>
          </w:p>
        </w:tc>
        <w:tc>
          <w:tcPr>
            <w:tcW w:w="7002" w:type="dxa"/>
          </w:tcPr>
          <w:p w14:paraId="57ADF1E6" w14:textId="08A76C0F" w:rsidR="006535F7" w:rsidRPr="00D51D3A" w:rsidRDefault="00474F26" w:rsidP="004E3152">
            <w:pPr>
              <w:cnfStyle w:val="000000000000" w:firstRow="0" w:lastRow="0" w:firstColumn="0" w:lastColumn="0" w:oddVBand="0" w:evenVBand="0" w:oddHBand="0" w:evenHBand="0" w:firstRowFirstColumn="0" w:firstRowLastColumn="0" w:lastRowFirstColumn="0" w:lastRowLastColumn="0"/>
            </w:pPr>
            <w:r>
              <w:t>Canopy Temperature</w:t>
            </w:r>
          </w:p>
        </w:tc>
      </w:tr>
      <w:tr w:rsidR="006535F7" w:rsidRPr="00D51D3A" w14:paraId="41A7117E" w14:textId="77777777" w:rsidTr="0FF35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14EB222F" w14:textId="4624E208" w:rsidR="006535F7" w:rsidRPr="00D51D3A" w:rsidRDefault="00474F26" w:rsidP="004E3152">
            <w:r>
              <w:t>Ta</w:t>
            </w:r>
          </w:p>
        </w:tc>
        <w:tc>
          <w:tcPr>
            <w:tcW w:w="7002" w:type="dxa"/>
          </w:tcPr>
          <w:p w14:paraId="1B8B14BB" w14:textId="5A8CACDC" w:rsidR="006535F7" w:rsidRPr="00D51D3A" w:rsidRDefault="00474F26" w:rsidP="004E3152">
            <w:pPr>
              <w:cnfStyle w:val="000000100000" w:firstRow="0" w:lastRow="0" w:firstColumn="0" w:lastColumn="0" w:oddVBand="0" w:evenVBand="0" w:oddHBand="1" w:evenHBand="0" w:firstRowFirstColumn="0" w:firstRowLastColumn="0" w:lastRowFirstColumn="0" w:lastRowLastColumn="0"/>
            </w:pPr>
            <w:r>
              <w:t>Ambient temperature</w:t>
            </w:r>
          </w:p>
        </w:tc>
      </w:tr>
      <w:tr w:rsidR="006535F7" w:rsidRPr="00D51D3A" w14:paraId="51D92CFE" w14:textId="77777777" w:rsidTr="0FF35E87">
        <w:tc>
          <w:tcPr>
            <w:cnfStyle w:val="001000000000" w:firstRow="0" w:lastRow="0" w:firstColumn="1" w:lastColumn="0" w:oddVBand="0" w:evenVBand="0" w:oddHBand="0" w:evenHBand="0" w:firstRowFirstColumn="0" w:firstRowLastColumn="0" w:lastRowFirstColumn="0" w:lastRowLastColumn="0"/>
            <w:tcW w:w="2376" w:type="dxa"/>
          </w:tcPr>
          <w:p w14:paraId="4156D428" w14:textId="29B3F58F" w:rsidR="006535F7" w:rsidRPr="00D51D3A" w:rsidRDefault="00474F26" w:rsidP="004E3152">
            <w:r>
              <w:t>RH</w:t>
            </w:r>
          </w:p>
        </w:tc>
        <w:tc>
          <w:tcPr>
            <w:tcW w:w="7002" w:type="dxa"/>
          </w:tcPr>
          <w:p w14:paraId="3B15E403" w14:textId="65223992" w:rsidR="006535F7" w:rsidRPr="00D51D3A" w:rsidRDefault="00474F26" w:rsidP="004E3152">
            <w:pPr>
              <w:cnfStyle w:val="000000000000" w:firstRow="0" w:lastRow="0" w:firstColumn="0" w:lastColumn="0" w:oddVBand="0" w:evenVBand="0" w:oddHBand="0" w:evenHBand="0" w:firstRowFirstColumn="0" w:firstRowLastColumn="0" w:lastRowFirstColumn="0" w:lastRowLastColumn="0"/>
            </w:pPr>
            <w:r>
              <w:t>Relative humidity</w:t>
            </w:r>
          </w:p>
        </w:tc>
      </w:tr>
    </w:tbl>
    <w:p w14:paraId="139FE750" w14:textId="77777777" w:rsidR="006535F7" w:rsidRPr="00D51D3A" w:rsidRDefault="006535F7" w:rsidP="004E3152"/>
    <w:p w14:paraId="7879B622" w14:textId="77777777" w:rsidR="006535F7" w:rsidRPr="00D51D3A" w:rsidRDefault="006535F7" w:rsidP="004E3152"/>
    <w:p w14:paraId="704D40E4" w14:textId="77777777" w:rsidR="006535F7" w:rsidRPr="00D51D3A" w:rsidRDefault="006535F7" w:rsidP="004E3152"/>
    <w:p w14:paraId="5EBF657C" w14:textId="77777777" w:rsidR="006535F7" w:rsidRPr="00D51D3A" w:rsidRDefault="006535F7" w:rsidP="004E3152">
      <w:pPr>
        <w:sectPr w:rsidR="006535F7" w:rsidRPr="00D51D3A" w:rsidSect="00221085">
          <w:headerReference w:type="even" r:id="rId16"/>
          <w:headerReference w:type="default" r:id="rId17"/>
          <w:footerReference w:type="default" r:id="rId18"/>
          <w:headerReference w:type="first" r:id="rId19"/>
          <w:pgSz w:w="11906" w:h="16838"/>
          <w:pgMar w:top="1701" w:right="1304" w:bottom="1361" w:left="1440" w:header="709" w:footer="0" w:gutter="0"/>
          <w:cols w:space="708"/>
          <w:formProt w:val="0"/>
          <w:docGrid w:linePitch="360"/>
        </w:sectPr>
      </w:pPr>
    </w:p>
    <w:p w14:paraId="6FA52D38" w14:textId="11C387CA" w:rsidR="00F861BF" w:rsidRPr="004E3152" w:rsidRDefault="0057751E" w:rsidP="00233827">
      <w:pPr>
        <w:pStyle w:val="Ttulo1"/>
      </w:pPr>
      <w:bookmarkStart w:id="2" w:name="_Toc181197798"/>
      <w:r w:rsidRPr="004E3152">
        <w:lastRenderedPageBreak/>
        <w:t>Executive Summary</w:t>
      </w:r>
      <w:bookmarkEnd w:id="2"/>
    </w:p>
    <w:p w14:paraId="2EC4C21E" w14:textId="0E50FA4B" w:rsidR="00F861BF" w:rsidRPr="004E3152" w:rsidRDefault="006535F7" w:rsidP="0036118B">
      <w:pPr>
        <w:pStyle w:val="ExecSumHeading2"/>
      </w:pPr>
      <w:bookmarkStart w:id="3" w:name="_Toc181197799"/>
      <w:r w:rsidRPr="004E3152">
        <w:t>Exec Sum</w:t>
      </w:r>
      <w:bookmarkEnd w:id="3"/>
      <w:r w:rsidR="00C77090" w:rsidRPr="004E3152">
        <w:t xml:space="preserve"> </w:t>
      </w:r>
    </w:p>
    <w:p w14:paraId="1CB7B9F5" w14:textId="3D1039E6" w:rsidR="007B5689" w:rsidRDefault="007B5689" w:rsidP="0036118B">
      <w:pPr>
        <w:pStyle w:val="ExecSumHeading3"/>
        <w:rPr>
          <w:i w:val="0"/>
          <w:iCs w:val="0"/>
          <w:caps w:val="0"/>
          <w:color w:val="auto"/>
          <w:spacing w:val="0"/>
        </w:rPr>
      </w:pPr>
      <w:r w:rsidRPr="007B5689">
        <w:rPr>
          <w:i w:val="0"/>
          <w:iCs w:val="0"/>
          <w:caps w:val="0"/>
          <w:color w:val="auto"/>
          <w:spacing w:val="0"/>
        </w:rPr>
        <w:t>This document describes</w:t>
      </w:r>
      <w:r>
        <w:rPr>
          <w:i w:val="0"/>
          <w:iCs w:val="0"/>
          <w:caps w:val="0"/>
          <w:color w:val="auto"/>
          <w:spacing w:val="0"/>
        </w:rPr>
        <w:t xml:space="preserve"> how to </w:t>
      </w:r>
      <w:r w:rsidRPr="007B5689">
        <w:rPr>
          <w:i w:val="0"/>
          <w:iCs w:val="0"/>
          <w:caps w:val="0"/>
          <w:color w:val="auto"/>
          <w:spacing w:val="0"/>
        </w:rPr>
        <w:t xml:space="preserve">calculate the Crop Water Stress Index (CWSI) using thermal orthomosaic data </w:t>
      </w:r>
      <w:r w:rsidR="00EE637E">
        <w:rPr>
          <w:i w:val="0"/>
          <w:iCs w:val="0"/>
          <w:caps w:val="0"/>
          <w:color w:val="auto"/>
          <w:spacing w:val="0"/>
        </w:rPr>
        <w:t xml:space="preserve">and climatic data (air temperature and relative </w:t>
      </w:r>
      <w:del w:id="4" w:author="Microsoft Word" w:date="2024-10-30T15:09:00Z" w16du:dateUtc="2024-10-30T14:09:00Z">
        <w:r w:rsidR="00EE637E">
          <w:rPr>
            <w:i w:val="0"/>
            <w:iCs w:val="0"/>
            <w:caps w:val="0"/>
            <w:color w:val="auto"/>
            <w:spacing w:val="0"/>
          </w:rPr>
          <w:delText>humisity</w:delText>
        </w:r>
      </w:del>
      <w:ins w:id="5" w:author="Microsoft Word" w:date="2024-10-30T15:09:00Z" w16du:dateUtc="2024-10-30T14:09:00Z">
        <w:r w:rsidR="00EE637E">
          <w:rPr>
            <w:i w:val="0"/>
            <w:iCs w:val="0"/>
            <w:caps w:val="0"/>
            <w:color w:val="auto"/>
            <w:spacing w:val="0"/>
          </w:rPr>
          <w:t>humi</w:t>
        </w:r>
        <w:r w:rsidR="00DE7778">
          <w:rPr>
            <w:i w:val="0"/>
            <w:iCs w:val="0"/>
            <w:caps w:val="0"/>
            <w:color w:val="auto"/>
            <w:spacing w:val="0"/>
          </w:rPr>
          <w:t>d</w:t>
        </w:r>
        <w:r w:rsidR="00EE637E">
          <w:rPr>
            <w:i w:val="0"/>
            <w:iCs w:val="0"/>
            <w:caps w:val="0"/>
            <w:color w:val="auto"/>
            <w:spacing w:val="0"/>
          </w:rPr>
          <w:t>ity</w:t>
        </w:r>
      </w:ins>
      <w:r w:rsidR="00EE637E">
        <w:rPr>
          <w:i w:val="0"/>
          <w:iCs w:val="0"/>
          <w:caps w:val="0"/>
          <w:color w:val="auto"/>
          <w:spacing w:val="0"/>
        </w:rPr>
        <w:t xml:space="preserve">) </w:t>
      </w:r>
      <w:r w:rsidRPr="007B5689">
        <w:rPr>
          <w:i w:val="0"/>
          <w:iCs w:val="0"/>
          <w:caps w:val="0"/>
          <w:color w:val="auto"/>
          <w:spacing w:val="0"/>
        </w:rPr>
        <w:t xml:space="preserve">to monitor </w:t>
      </w:r>
      <w:r w:rsidR="00AB4CCD">
        <w:rPr>
          <w:i w:val="0"/>
          <w:iCs w:val="0"/>
          <w:caps w:val="0"/>
          <w:color w:val="auto"/>
          <w:spacing w:val="0"/>
        </w:rPr>
        <w:t xml:space="preserve">vine </w:t>
      </w:r>
      <w:r w:rsidR="00536D90">
        <w:rPr>
          <w:i w:val="0"/>
          <w:iCs w:val="0"/>
          <w:caps w:val="0"/>
          <w:color w:val="auto"/>
          <w:spacing w:val="0"/>
        </w:rPr>
        <w:t>water stress</w:t>
      </w:r>
      <w:r w:rsidRPr="007B5689">
        <w:rPr>
          <w:i w:val="0"/>
          <w:iCs w:val="0"/>
          <w:caps w:val="0"/>
          <w:color w:val="auto"/>
          <w:spacing w:val="0"/>
        </w:rPr>
        <w:t>.</w:t>
      </w:r>
      <w:r w:rsidR="00092610">
        <w:rPr>
          <w:i w:val="0"/>
          <w:iCs w:val="0"/>
          <w:caps w:val="0"/>
          <w:color w:val="auto"/>
          <w:spacing w:val="0"/>
        </w:rPr>
        <w:t xml:space="preserve"> The main </w:t>
      </w:r>
      <w:r w:rsidR="00EE66A9">
        <w:rPr>
          <w:i w:val="0"/>
          <w:iCs w:val="0"/>
          <w:caps w:val="0"/>
          <w:color w:val="auto"/>
          <w:spacing w:val="0"/>
        </w:rPr>
        <w:t xml:space="preserve">advance compared with existing </w:t>
      </w:r>
      <w:r w:rsidR="000558B5">
        <w:rPr>
          <w:i w:val="0"/>
          <w:iCs w:val="0"/>
          <w:caps w:val="0"/>
          <w:color w:val="auto"/>
          <w:spacing w:val="0"/>
        </w:rPr>
        <w:t>procedures</w:t>
      </w:r>
      <w:r w:rsidR="00EE66A9">
        <w:rPr>
          <w:i w:val="0"/>
          <w:iCs w:val="0"/>
          <w:caps w:val="0"/>
          <w:color w:val="auto"/>
          <w:spacing w:val="0"/>
        </w:rPr>
        <w:t xml:space="preserve"> is that it calculate the index for each individual plant</w:t>
      </w:r>
      <w:r w:rsidR="00886675">
        <w:rPr>
          <w:i w:val="0"/>
          <w:iCs w:val="0"/>
          <w:caps w:val="0"/>
          <w:color w:val="auto"/>
          <w:spacing w:val="0"/>
        </w:rPr>
        <w:t>.</w:t>
      </w:r>
      <w:r w:rsidRPr="007B5689">
        <w:rPr>
          <w:i w:val="0"/>
          <w:iCs w:val="0"/>
          <w:caps w:val="0"/>
          <w:color w:val="auto"/>
          <w:spacing w:val="0"/>
        </w:rPr>
        <w:t xml:space="preserve"> The user must configure relevant parameters, including air temperature</w:t>
      </w:r>
      <w:r w:rsidR="001C5570">
        <w:rPr>
          <w:i w:val="0"/>
          <w:iCs w:val="0"/>
          <w:caps w:val="0"/>
          <w:color w:val="auto"/>
          <w:spacing w:val="0"/>
        </w:rPr>
        <w:t>, relative humidity,</w:t>
      </w:r>
      <w:r w:rsidRPr="007B5689">
        <w:rPr>
          <w:i w:val="0"/>
          <w:iCs w:val="0"/>
          <w:caps w:val="0"/>
          <w:color w:val="auto"/>
          <w:spacing w:val="0"/>
        </w:rPr>
        <w:t xml:space="preserve"> and date extraction, and select the appropriate input files such as the </w:t>
      </w:r>
      <w:r w:rsidR="00536D90">
        <w:rPr>
          <w:i w:val="0"/>
          <w:iCs w:val="0"/>
          <w:caps w:val="0"/>
          <w:color w:val="auto"/>
          <w:spacing w:val="0"/>
        </w:rPr>
        <w:t>vines</w:t>
      </w:r>
      <w:r w:rsidRPr="007B5689">
        <w:rPr>
          <w:i w:val="0"/>
          <w:iCs w:val="0"/>
          <w:caps w:val="0"/>
          <w:color w:val="auto"/>
          <w:spacing w:val="0"/>
        </w:rPr>
        <w:t xml:space="preserve"> frames shapefile and t</w:t>
      </w:r>
      <w:r w:rsidR="00536D90">
        <w:rPr>
          <w:i w:val="0"/>
          <w:iCs w:val="0"/>
          <w:caps w:val="0"/>
          <w:color w:val="auto"/>
          <w:spacing w:val="0"/>
        </w:rPr>
        <w:t>hermal</w:t>
      </w:r>
      <w:r w:rsidRPr="007B5689">
        <w:rPr>
          <w:i w:val="0"/>
          <w:iCs w:val="0"/>
          <w:caps w:val="0"/>
          <w:color w:val="auto"/>
          <w:spacing w:val="0"/>
        </w:rPr>
        <w:t xml:space="preserve"> orthomosaic. </w:t>
      </w:r>
      <w:r w:rsidR="00886675">
        <w:rPr>
          <w:i w:val="0"/>
          <w:iCs w:val="0"/>
          <w:caps w:val="0"/>
          <w:color w:val="auto"/>
          <w:spacing w:val="0"/>
        </w:rPr>
        <w:t>It can generate thema</w:t>
      </w:r>
      <w:r w:rsidR="00EC49C5">
        <w:rPr>
          <w:i w:val="0"/>
          <w:iCs w:val="0"/>
          <w:caps w:val="0"/>
          <w:color w:val="auto"/>
          <w:spacing w:val="0"/>
        </w:rPr>
        <w:t>ti</w:t>
      </w:r>
      <w:r w:rsidR="00886675">
        <w:rPr>
          <w:i w:val="0"/>
          <w:iCs w:val="0"/>
          <w:caps w:val="0"/>
          <w:color w:val="auto"/>
          <w:spacing w:val="0"/>
        </w:rPr>
        <w:t xml:space="preserve">c maps of stress and also generate alarms </w:t>
      </w:r>
      <w:r w:rsidRPr="007B5689">
        <w:rPr>
          <w:i w:val="0"/>
          <w:iCs w:val="0"/>
          <w:caps w:val="0"/>
          <w:color w:val="auto"/>
          <w:spacing w:val="0"/>
        </w:rPr>
        <w:t>choosing the</w:t>
      </w:r>
      <w:r w:rsidR="002D02FF">
        <w:rPr>
          <w:i w:val="0"/>
          <w:iCs w:val="0"/>
          <w:caps w:val="0"/>
          <w:color w:val="auto"/>
          <w:spacing w:val="0"/>
        </w:rPr>
        <w:t xml:space="preserve"> preferable</w:t>
      </w:r>
      <w:r w:rsidRPr="007B5689">
        <w:rPr>
          <w:i w:val="0"/>
          <w:iCs w:val="0"/>
          <w:caps w:val="0"/>
          <w:color w:val="auto"/>
          <w:spacing w:val="0"/>
        </w:rPr>
        <w:t xml:space="preserve"> segmentation method (</w:t>
      </w:r>
      <w:r w:rsidR="00843390">
        <w:rPr>
          <w:i w:val="0"/>
          <w:iCs w:val="0"/>
          <w:caps w:val="0"/>
          <w:color w:val="auto"/>
          <w:spacing w:val="0"/>
        </w:rPr>
        <w:t>k-</w:t>
      </w:r>
      <w:r w:rsidRPr="007B5689">
        <w:rPr>
          <w:i w:val="0"/>
          <w:iCs w:val="0"/>
          <w:caps w:val="0"/>
          <w:color w:val="auto"/>
          <w:spacing w:val="0"/>
        </w:rPr>
        <w:t>means or percentile). Th</w:t>
      </w:r>
      <w:r w:rsidR="00B22201">
        <w:rPr>
          <w:i w:val="0"/>
          <w:iCs w:val="0"/>
          <w:caps w:val="0"/>
          <w:color w:val="auto"/>
          <w:spacing w:val="0"/>
        </w:rPr>
        <w:t>e</w:t>
      </w:r>
      <w:r w:rsidRPr="007B5689">
        <w:rPr>
          <w:i w:val="0"/>
          <w:iCs w:val="0"/>
          <w:caps w:val="0"/>
          <w:color w:val="auto"/>
          <w:spacing w:val="0"/>
        </w:rPr>
        <w:t xml:space="preserve"> output, containing CWSI and temperature values</w:t>
      </w:r>
      <w:r w:rsidR="00843390">
        <w:rPr>
          <w:i w:val="0"/>
          <w:iCs w:val="0"/>
          <w:caps w:val="0"/>
          <w:color w:val="auto"/>
          <w:spacing w:val="0"/>
        </w:rPr>
        <w:t xml:space="preserve"> of well illuminated vegetation</w:t>
      </w:r>
      <w:r w:rsidRPr="007B5689">
        <w:rPr>
          <w:i w:val="0"/>
          <w:iCs w:val="0"/>
          <w:caps w:val="0"/>
          <w:color w:val="auto"/>
          <w:spacing w:val="0"/>
        </w:rPr>
        <w:t xml:space="preserve">, can then be loaded into QGIS </w:t>
      </w:r>
      <w:r w:rsidR="004F2A8F">
        <w:rPr>
          <w:i w:val="0"/>
          <w:iCs w:val="0"/>
          <w:caps w:val="0"/>
          <w:color w:val="auto"/>
          <w:spacing w:val="0"/>
        </w:rPr>
        <w:t xml:space="preserve">or any WEBGIS viewer </w:t>
      </w:r>
      <w:r w:rsidRPr="007B5689">
        <w:rPr>
          <w:i w:val="0"/>
          <w:iCs w:val="0"/>
          <w:caps w:val="0"/>
          <w:color w:val="auto"/>
          <w:spacing w:val="0"/>
        </w:rPr>
        <w:t>for detailed visualization and analysis, aiding in the assessment of crop water stress.</w:t>
      </w:r>
    </w:p>
    <w:p w14:paraId="273FD477" w14:textId="77777777" w:rsidR="0057751E" w:rsidRDefault="0057751E" w:rsidP="004E3152"/>
    <w:p w14:paraId="6F3BEA79" w14:textId="5916888B" w:rsidR="00C641F3" w:rsidRPr="00D51D3A" w:rsidRDefault="00C641F3" w:rsidP="004E3152">
      <w:pPr>
        <w:sectPr w:rsidR="00C641F3" w:rsidRPr="00D51D3A" w:rsidSect="00221085">
          <w:headerReference w:type="even" r:id="rId20"/>
          <w:footerReference w:type="default" r:id="rId21"/>
          <w:headerReference w:type="first" r:id="rId22"/>
          <w:pgSz w:w="11906" w:h="16838"/>
          <w:pgMar w:top="1701" w:right="1304" w:bottom="1361" w:left="1440" w:header="709" w:footer="0" w:gutter="0"/>
          <w:cols w:space="708"/>
          <w:formProt w:val="0"/>
          <w:docGrid w:linePitch="360"/>
        </w:sectPr>
      </w:pPr>
    </w:p>
    <w:p w14:paraId="7719F6AB" w14:textId="13297870" w:rsidR="00E21E0A" w:rsidRPr="00D51D3A" w:rsidRDefault="000D719E" w:rsidP="004E3152">
      <w:pPr>
        <w:pStyle w:val="Ttulo1"/>
      </w:pPr>
      <w:bookmarkStart w:id="6" w:name="_Toc181197800"/>
      <w:r w:rsidRPr="00D51D3A">
        <w:lastRenderedPageBreak/>
        <w:t>Introduction</w:t>
      </w:r>
      <w:bookmarkEnd w:id="6"/>
    </w:p>
    <w:p w14:paraId="3A190212" w14:textId="761809CD" w:rsidR="00E21E0A" w:rsidRPr="00D51D3A" w:rsidRDefault="00E21E0A" w:rsidP="004E3152">
      <w:pPr>
        <w:pStyle w:val="Ttulo2"/>
      </w:pPr>
      <w:bookmarkStart w:id="7" w:name="_Toc181197801"/>
      <w:r w:rsidRPr="00D51D3A">
        <w:t>Purpose and scope</w:t>
      </w:r>
      <w:bookmarkEnd w:id="7"/>
    </w:p>
    <w:p w14:paraId="7C162CA6" w14:textId="77777777" w:rsidR="00F579BA" w:rsidRPr="00F579BA" w:rsidRDefault="00F579BA" w:rsidP="00F579BA">
      <w:pPr>
        <w:rPr>
          <w:b/>
          <w:bCs/>
          <w:caps/>
          <w:color w:val="583B69"/>
          <w:spacing w:val="15"/>
        </w:rPr>
      </w:pPr>
      <w:r w:rsidRPr="00F579BA">
        <w:rPr>
          <w:b/>
          <w:bCs/>
          <w:caps/>
          <w:color w:val="583B69"/>
          <w:spacing w:val="15"/>
        </w:rPr>
        <w:t>Crop Water Stress Index using Thermal orthomosaic</w:t>
      </w:r>
    </w:p>
    <w:p w14:paraId="2E1006A3" w14:textId="184ABED9" w:rsidR="00923BF3" w:rsidRDefault="00923BF3" w:rsidP="00884FD5">
      <w:pPr>
        <w:pStyle w:val="Ttulo4"/>
        <w:rPr>
          <w:i w:val="0"/>
          <w:iCs w:val="0"/>
          <w:caps w:val="0"/>
          <w:color w:val="auto"/>
          <w:spacing w:val="0"/>
        </w:rPr>
      </w:pPr>
      <w:r w:rsidRPr="00923BF3">
        <w:rPr>
          <w:i w:val="0"/>
          <w:iCs w:val="0"/>
          <w:caps w:val="0"/>
          <w:color w:val="auto"/>
          <w:spacing w:val="0"/>
        </w:rPr>
        <w:t xml:space="preserve">The main objective is to calculate and </w:t>
      </w:r>
      <w:r w:rsidR="001A7C71" w:rsidRPr="00923BF3">
        <w:rPr>
          <w:i w:val="0"/>
          <w:iCs w:val="0"/>
          <w:caps w:val="0"/>
          <w:color w:val="auto"/>
          <w:spacing w:val="0"/>
        </w:rPr>
        <w:t>analyse</w:t>
      </w:r>
      <w:r w:rsidRPr="00923BF3">
        <w:rPr>
          <w:i w:val="0"/>
          <w:iCs w:val="0"/>
          <w:caps w:val="0"/>
          <w:color w:val="auto"/>
          <w:spacing w:val="0"/>
        </w:rPr>
        <w:t xml:space="preserve"> the Crop Water Stress Index (CWSI) for </w:t>
      </w:r>
      <w:r w:rsidR="001A7C71">
        <w:rPr>
          <w:i w:val="0"/>
          <w:iCs w:val="0"/>
          <w:caps w:val="0"/>
          <w:color w:val="auto"/>
          <w:spacing w:val="0"/>
        </w:rPr>
        <w:t>each individual vine</w:t>
      </w:r>
      <w:r w:rsidRPr="00923BF3">
        <w:rPr>
          <w:i w:val="0"/>
          <w:iCs w:val="0"/>
          <w:caps w:val="0"/>
          <w:color w:val="auto"/>
          <w:spacing w:val="0"/>
        </w:rPr>
        <w:t xml:space="preserve"> using thermal orthomosaic data. This involves configuring parameters, selecting appropriate input files, and using segmentation methods to generate detailed CWSI and temperature values. The final output </w:t>
      </w:r>
      <w:r>
        <w:rPr>
          <w:i w:val="0"/>
          <w:iCs w:val="0"/>
          <w:caps w:val="0"/>
          <w:color w:val="auto"/>
          <w:spacing w:val="0"/>
        </w:rPr>
        <w:t>is CWSI index raster that can be</w:t>
      </w:r>
      <w:r w:rsidRPr="00923BF3">
        <w:rPr>
          <w:i w:val="0"/>
          <w:iCs w:val="0"/>
          <w:caps w:val="0"/>
          <w:color w:val="auto"/>
          <w:spacing w:val="0"/>
        </w:rPr>
        <w:t xml:space="preserve"> visuali</w:t>
      </w:r>
      <w:r>
        <w:rPr>
          <w:i w:val="0"/>
          <w:iCs w:val="0"/>
          <w:caps w:val="0"/>
          <w:color w:val="auto"/>
          <w:spacing w:val="0"/>
        </w:rPr>
        <w:t>zed</w:t>
      </w:r>
      <w:r w:rsidRPr="00923BF3">
        <w:rPr>
          <w:i w:val="0"/>
          <w:iCs w:val="0"/>
          <w:caps w:val="0"/>
          <w:color w:val="auto"/>
          <w:spacing w:val="0"/>
        </w:rPr>
        <w:t xml:space="preserve"> in QGIS</w:t>
      </w:r>
      <w:r w:rsidR="00032F9A">
        <w:rPr>
          <w:i w:val="0"/>
          <w:iCs w:val="0"/>
          <w:caps w:val="0"/>
          <w:color w:val="auto"/>
          <w:spacing w:val="0"/>
        </w:rPr>
        <w:t xml:space="preserve"> or any WEBGIS viewer</w:t>
      </w:r>
      <w:r w:rsidRPr="00923BF3">
        <w:rPr>
          <w:i w:val="0"/>
          <w:iCs w:val="0"/>
          <w:caps w:val="0"/>
          <w:color w:val="auto"/>
          <w:spacing w:val="0"/>
        </w:rPr>
        <w:t>.</w:t>
      </w:r>
    </w:p>
    <w:p w14:paraId="0DBD6B44" w14:textId="1BA06797" w:rsidR="0079134F" w:rsidRPr="0079134F" w:rsidRDefault="0079134F" w:rsidP="0079134F">
      <w:r>
        <w:t xml:space="preserve">The CWSI </w:t>
      </w:r>
      <w:r w:rsidR="00CE1BD3">
        <w:t xml:space="preserve">is based on the determination of the canopy temperature and its difference with air temperature (Tc-Ta). Also, it requires the calculation of the vapor pressure deficit </w:t>
      </w:r>
      <w:r w:rsidR="00DB16F2">
        <w:t xml:space="preserve">from air temperature and relative humidity. </w:t>
      </w:r>
      <w:r w:rsidR="00326344">
        <w:t>The threshold of stressed and non-stressed vines is defined by the upper baseline and lower baseline</w:t>
      </w:r>
      <w:r w:rsidR="00A40D50">
        <w:t>,</w:t>
      </w:r>
      <w:r w:rsidR="00326344">
        <w:t xml:space="preserve"> respectively. These baselines </w:t>
      </w:r>
      <w:r w:rsidR="00DD40A1">
        <w:t xml:space="preserve">are </w:t>
      </w:r>
      <w:r w:rsidR="002154DD">
        <w:t xml:space="preserve">specific for each species and even for each variety </w:t>
      </w:r>
      <w:r w:rsidR="00FD569C">
        <w:t>of the same species</w:t>
      </w:r>
      <w:r w:rsidR="00DD40A1">
        <w:t>.</w:t>
      </w:r>
      <w:r w:rsidR="00F22AF1">
        <w:t xml:space="preserve"> To feed</w:t>
      </w:r>
      <w:r w:rsidR="00DD40A1">
        <w:t xml:space="preserve"> the tool, a literature review was performed to determine the most appropriate values for vineyard, but it can be accommodated by the user based on their own experience. </w:t>
      </w:r>
      <w:r w:rsidR="007A41A3">
        <w:t>The CWSI is calculated for each individual vine in the vineyard. Thus, thematic maps and alarm generation can be performed.</w:t>
      </w:r>
    </w:p>
    <w:p w14:paraId="0CE01846" w14:textId="77777777" w:rsidR="009158C2" w:rsidRDefault="0079134F" w:rsidP="009158C2">
      <w:pPr>
        <w:keepNext/>
      </w:pPr>
      <w:r w:rsidRPr="0079134F">
        <w:rPr>
          <w:noProof/>
        </w:rPr>
        <w:drawing>
          <wp:inline distT="0" distB="0" distL="0" distR="0" wp14:anchorId="55170462" wp14:editId="19721C20">
            <wp:extent cx="3406588" cy="2723187"/>
            <wp:effectExtent l="0" t="0" r="3810" b="1270"/>
            <wp:docPr id="2098341024" name="Imagen 6" descr="graphical illustration of Crop Water Stress Index">
              <a:extLst xmlns:a="http://schemas.openxmlformats.org/drawingml/2006/main">
                <a:ext uri="{FF2B5EF4-FFF2-40B4-BE49-F238E27FC236}">
                  <a16:creationId xmlns:a16="http://schemas.microsoft.com/office/drawing/2014/main" id="{1EF208E6-941F-8458-6923-84C2A1E681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graphical illustration of Crop Water Stress Index">
                      <a:extLst>
                        <a:ext uri="{FF2B5EF4-FFF2-40B4-BE49-F238E27FC236}">
                          <a16:creationId xmlns:a16="http://schemas.microsoft.com/office/drawing/2014/main" id="{1EF208E6-941F-8458-6923-84C2A1E6814D}"/>
                        </a:ext>
                      </a:extLst>
                    </pic:cNvPr>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11377" cy="2727016"/>
                    </a:xfrm>
                    <a:prstGeom prst="rect">
                      <a:avLst/>
                    </a:prstGeom>
                    <a:noFill/>
                    <a:ln>
                      <a:noFill/>
                    </a:ln>
                  </pic:spPr>
                </pic:pic>
              </a:graphicData>
            </a:graphic>
          </wp:inline>
        </w:drawing>
      </w:r>
    </w:p>
    <w:p w14:paraId="3F7D07BE" w14:textId="12AEFC7D" w:rsidR="00A73C02" w:rsidRPr="00442351" w:rsidRDefault="009158C2" w:rsidP="009158C2">
      <w:pPr>
        <w:pStyle w:val="Descripcin"/>
        <w:rPr>
          <w:b w:val="0"/>
          <w:bCs w:val="0"/>
          <w:noProof/>
          <w:color w:val="auto"/>
          <w:sz w:val="24"/>
          <w:szCs w:val="24"/>
        </w:rPr>
      </w:pPr>
      <w:bookmarkStart w:id="8" w:name="_Toc181198233"/>
      <w:r w:rsidRPr="00442351">
        <w:rPr>
          <w:b w:val="0"/>
          <w:bCs w:val="0"/>
          <w:noProof/>
          <w:color w:val="auto"/>
          <w:sz w:val="24"/>
          <w:szCs w:val="24"/>
        </w:rPr>
        <w:t xml:space="preserve">Figure </w:t>
      </w:r>
      <w:r w:rsidRPr="00442351">
        <w:rPr>
          <w:b w:val="0"/>
          <w:bCs w:val="0"/>
          <w:noProof/>
          <w:color w:val="auto"/>
          <w:sz w:val="24"/>
          <w:szCs w:val="24"/>
        </w:rPr>
        <w:fldChar w:fldCharType="begin"/>
      </w:r>
      <w:r w:rsidRPr="00442351">
        <w:rPr>
          <w:b w:val="0"/>
          <w:bCs w:val="0"/>
          <w:noProof/>
          <w:color w:val="auto"/>
          <w:sz w:val="24"/>
          <w:szCs w:val="24"/>
        </w:rPr>
        <w:instrText xml:space="preserve"> SEQ Figure \* ARABIC </w:instrText>
      </w:r>
      <w:r w:rsidRPr="00442351">
        <w:rPr>
          <w:b w:val="0"/>
          <w:bCs w:val="0"/>
          <w:noProof/>
          <w:color w:val="auto"/>
          <w:sz w:val="24"/>
          <w:szCs w:val="24"/>
        </w:rPr>
        <w:fldChar w:fldCharType="separate"/>
      </w:r>
      <w:r w:rsidR="00DF53E8">
        <w:rPr>
          <w:b w:val="0"/>
          <w:bCs w:val="0"/>
          <w:noProof/>
          <w:color w:val="auto"/>
          <w:sz w:val="24"/>
          <w:szCs w:val="24"/>
        </w:rPr>
        <w:t>1</w:t>
      </w:r>
      <w:r w:rsidRPr="00442351">
        <w:rPr>
          <w:b w:val="0"/>
          <w:bCs w:val="0"/>
          <w:noProof/>
          <w:color w:val="auto"/>
          <w:sz w:val="24"/>
          <w:szCs w:val="24"/>
        </w:rPr>
        <w:fldChar w:fldCharType="end"/>
      </w:r>
      <w:r w:rsidRPr="00442351">
        <w:rPr>
          <w:b w:val="0"/>
          <w:bCs w:val="0"/>
          <w:noProof/>
          <w:color w:val="auto"/>
          <w:sz w:val="24"/>
          <w:szCs w:val="24"/>
        </w:rPr>
        <w:t>. Graphical representation of the determination of CWSI</w:t>
      </w:r>
      <w:bookmarkEnd w:id="8"/>
    </w:p>
    <w:p w14:paraId="0C7D5268" w14:textId="34F11D96" w:rsidR="00E21E0A" w:rsidRPr="00D51D3A" w:rsidRDefault="00E21E0A" w:rsidP="004E3152">
      <w:pPr>
        <w:pStyle w:val="Ttulo2"/>
      </w:pPr>
      <w:bookmarkStart w:id="9" w:name="_Toc181197802"/>
      <w:r w:rsidRPr="00D51D3A">
        <w:t>Approach</w:t>
      </w:r>
      <w:bookmarkEnd w:id="9"/>
    </w:p>
    <w:p w14:paraId="355AFC8F" w14:textId="6CB17E5C" w:rsidR="00DA0B17" w:rsidRPr="00D51D3A" w:rsidRDefault="002D1243" w:rsidP="00DA0B17">
      <w:pPr>
        <w:pStyle w:val="Ttulo3"/>
      </w:pPr>
      <w:bookmarkStart w:id="10" w:name="_Toc170917380"/>
      <w:bookmarkStart w:id="11" w:name="_Toc181197803"/>
      <w:r>
        <w:rPr>
          <w:caps w:val="0"/>
        </w:rPr>
        <w:t>USER INTERFACE OF PAFYC TOOLS AND MAIN PARAMETERS</w:t>
      </w:r>
      <w:bookmarkEnd w:id="10"/>
      <w:bookmarkEnd w:id="11"/>
    </w:p>
    <w:p w14:paraId="00700BC4" w14:textId="4751CC96" w:rsidR="00D86A7D" w:rsidRPr="00D86A7D" w:rsidRDefault="00D86A7D" w:rsidP="008158DB">
      <w:pPr>
        <w:rPr>
          <w:noProof/>
        </w:rPr>
      </w:pPr>
      <w:r w:rsidRPr="00D86A7D">
        <w:rPr>
          <w:noProof/>
        </w:rPr>
        <w:t xml:space="preserve">The user should select </w:t>
      </w:r>
      <w:r>
        <w:rPr>
          <w:noProof/>
        </w:rPr>
        <w:t>Crop Water Stress Index using Thermal orthomosaic in the tool (Fig. 1).</w:t>
      </w:r>
    </w:p>
    <w:p w14:paraId="6878339D" w14:textId="77777777" w:rsidR="00D86A7D" w:rsidRDefault="00D86A7D" w:rsidP="008158DB">
      <w:pPr>
        <w:rPr>
          <w:b/>
          <w:bCs/>
          <w:noProof/>
        </w:rPr>
      </w:pPr>
    </w:p>
    <w:p w14:paraId="541D62C2" w14:textId="647613E8" w:rsidR="008158DB" w:rsidRDefault="008158DB" w:rsidP="008158DB">
      <w:pPr>
        <w:rPr>
          <w:b/>
          <w:bCs/>
          <w:noProof/>
        </w:rPr>
      </w:pPr>
    </w:p>
    <w:p w14:paraId="2DD94470" w14:textId="77777777" w:rsidR="00D86A7D" w:rsidRDefault="00D86A7D" w:rsidP="008158DB">
      <w:pPr>
        <w:rPr>
          <w:b/>
          <w:bCs/>
          <w:noProof/>
        </w:rPr>
      </w:pPr>
    </w:p>
    <w:p w14:paraId="6EA96CC3" w14:textId="77777777" w:rsidR="00D86A7D" w:rsidRDefault="00D86A7D" w:rsidP="008158DB">
      <w:pPr>
        <w:rPr>
          <w:b/>
          <w:bCs/>
          <w:noProof/>
        </w:rPr>
      </w:pPr>
    </w:p>
    <w:p w14:paraId="3C50F84A" w14:textId="77777777" w:rsidR="00D86A7D" w:rsidRDefault="00D86A7D" w:rsidP="008158DB">
      <w:pPr>
        <w:rPr>
          <w:b/>
          <w:bCs/>
          <w:noProof/>
        </w:rPr>
      </w:pPr>
    </w:p>
    <w:p w14:paraId="57C65C41" w14:textId="77777777" w:rsidR="00442351" w:rsidRDefault="00D86A7D" w:rsidP="00442351">
      <w:pPr>
        <w:keepNext/>
      </w:pPr>
      <w:r>
        <w:rPr>
          <w:b/>
          <w:bCs/>
          <w:noProof/>
        </w:rPr>
        <w:drawing>
          <wp:inline distT="0" distB="0" distL="0" distR="0" wp14:anchorId="2E78F56D" wp14:editId="6DCF0907">
            <wp:extent cx="5817870" cy="2723515"/>
            <wp:effectExtent l="0" t="0" r="0" b="635"/>
            <wp:docPr id="363593846" name="Imagen 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93846" name="Imagen 3" descr="Interfaz de usuario gráfica, Aplicación&#10;&#10;Descripción generada automáticamen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17870" cy="2723515"/>
                    </a:xfrm>
                    <a:prstGeom prst="rect">
                      <a:avLst/>
                    </a:prstGeom>
                    <a:noFill/>
                  </pic:spPr>
                </pic:pic>
              </a:graphicData>
            </a:graphic>
          </wp:inline>
        </w:drawing>
      </w:r>
    </w:p>
    <w:p w14:paraId="71E8DD1E" w14:textId="448CCBE6" w:rsidR="00D86A7D" w:rsidRDefault="00442351" w:rsidP="00B37D82">
      <w:bookmarkStart w:id="12" w:name="_Toc181198234"/>
      <w:r>
        <w:t xml:space="preserve">Figure </w:t>
      </w:r>
      <w:fldSimple w:instr=" SEQ Figure \* ARABIC ">
        <w:r w:rsidR="00DF53E8">
          <w:t>2</w:t>
        </w:r>
      </w:fldSimple>
      <w:r>
        <w:t xml:space="preserve">. </w:t>
      </w:r>
      <w:r w:rsidRPr="00F110F3">
        <w:t>PAFyC tools gui with the bundle selected.</w:t>
      </w:r>
      <w:bookmarkEnd w:id="12"/>
    </w:p>
    <w:p w14:paraId="76210359" w14:textId="77777777" w:rsidR="00D86A7D" w:rsidRDefault="00D86A7D" w:rsidP="008158DB"/>
    <w:p w14:paraId="54265B97" w14:textId="7B0006B7" w:rsidR="00D86A7D" w:rsidRPr="008158DB" w:rsidRDefault="00D86A7D" w:rsidP="008158DB">
      <w:r>
        <w:t xml:space="preserve">After select the parameters for this command, the following parameters should be </w:t>
      </w:r>
      <w:r w:rsidR="00983DEF">
        <w:t>defined (Fig. 2.)</w:t>
      </w:r>
    </w:p>
    <w:p w14:paraId="64AC3582" w14:textId="77777777" w:rsidR="00DF53E8" w:rsidRDefault="008158DB" w:rsidP="00DF53E8">
      <w:pPr>
        <w:keepNext/>
      </w:pPr>
      <w:r w:rsidRPr="008158DB">
        <w:rPr>
          <w:noProof/>
        </w:rPr>
        <w:drawing>
          <wp:inline distT="0" distB="0" distL="0" distR="0" wp14:anchorId="3BEA658D" wp14:editId="31E646AC">
            <wp:extent cx="5848350" cy="2370375"/>
            <wp:effectExtent l="0" t="0" r="0" b="0"/>
            <wp:docPr id="521362800"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62800" name="Imagen 2" descr="Tabla&#10;&#10;Descripción generada automáticamen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84356" cy="2384968"/>
                    </a:xfrm>
                    <a:prstGeom prst="rect">
                      <a:avLst/>
                    </a:prstGeom>
                    <a:noFill/>
                  </pic:spPr>
                </pic:pic>
              </a:graphicData>
            </a:graphic>
          </wp:inline>
        </w:drawing>
      </w:r>
    </w:p>
    <w:p w14:paraId="2E42FFF5" w14:textId="03BE8C36" w:rsidR="00032C28" w:rsidRPr="00DF53E8" w:rsidRDefault="00DF53E8" w:rsidP="00A663DD">
      <w:pPr>
        <w:pStyle w:val="Descripcin"/>
        <w:jc w:val="center"/>
        <w:rPr>
          <w:b w:val="0"/>
          <w:bCs w:val="0"/>
          <w:color w:val="auto"/>
          <w:sz w:val="24"/>
          <w:szCs w:val="24"/>
        </w:rPr>
      </w:pPr>
      <w:bookmarkStart w:id="13" w:name="_Toc181198235"/>
      <w:r w:rsidRPr="00DF53E8">
        <w:rPr>
          <w:b w:val="0"/>
          <w:bCs w:val="0"/>
          <w:color w:val="auto"/>
          <w:sz w:val="24"/>
          <w:szCs w:val="24"/>
        </w:rPr>
        <w:t xml:space="preserve">Figure </w:t>
      </w:r>
      <w:r w:rsidRPr="00DF53E8">
        <w:rPr>
          <w:b w:val="0"/>
          <w:bCs w:val="0"/>
          <w:color w:val="auto"/>
          <w:sz w:val="24"/>
          <w:szCs w:val="24"/>
        </w:rPr>
        <w:fldChar w:fldCharType="begin"/>
      </w:r>
      <w:r w:rsidRPr="00DF53E8">
        <w:rPr>
          <w:b w:val="0"/>
          <w:bCs w:val="0"/>
          <w:color w:val="auto"/>
          <w:sz w:val="24"/>
          <w:szCs w:val="24"/>
        </w:rPr>
        <w:instrText xml:space="preserve"> SEQ Figure \* ARABIC </w:instrText>
      </w:r>
      <w:r w:rsidRPr="00DF53E8">
        <w:rPr>
          <w:b w:val="0"/>
          <w:bCs w:val="0"/>
          <w:color w:val="auto"/>
          <w:sz w:val="24"/>
          <w:szCs w:val="24"/>
        </w:rPr>
        <w:fldChar w:fldCharType="separate"/>
      </w:r>
      <w:r w:rsidRPr="00DF53E8">
        <w:rPr>
          <w:b w:val="0"/>
          <w:bCs w:val="0"/>
          <w:color w:val="auto"/>
          <w:sz w:val="24"/>
          <w:szCs w:val="24"/>
        </w:rPr>
        <w:t>3</w:t>
      </w:r>
      <w:r w:rsidRPr="00DF53E8">
        <w:rPr>
          <w:b w:val="0"/>
          <w:bCs w:val="0"/>
          <w:color w:val="auto"/>
          <w:sz w:val="24"/>
          <w:szCs w:val="24"/>
        </w:rPr>
        <w:fldChar w:fldCharType="end"/>
      </w:r>
      <w:r w:rsidRPr="00DF53E8">
        <w:rPr>
          <w:b w:val="0"/>
          <w:bCs w:val="0"/>
          <w:color w:val="auto"/>
          <w:sz w:val="24"/>
          <w:szCs w:val="24"/>
        </w:rPr>
        <w:t>. List of parameters to be selected in the tool</w:t>
      </w:r>
      <w:bookmarkEnd w:id="13"/>
    </w:p>
    <w:p w14:paraId="7C8054D1" w14:textId="2B7E8839" w:rsidR="00661784" w:rsidRDefault="00661784" w:rsidP="00032C28"/>
    <w:p w14:paraId="3819BC68" w14:textId="77777777" w:rsidR="00032C28" w:rsidRPr="008158DB" w:rsidRDefault="00032C28" w:rsidP="00032C28">
      <w:r>
        <w:t>T</w:t>
      </w:r>
      <w:r w:rsidRPr="008158DB">
        <w:t>he user should configure the necessary parameters for the command. This includes selecting and adjusting all relevant parameters. Also, the user should ensure that the air temperature is set correctly. It is crucial to read the date from the orthomosaic, especially if an orthomosaic file is being used as input data. The date must be in the correct position</w:t>
      </w:r>
      <w:r>
        <w:t xml:space="preserve"> between the defined tag (“_” in this case)</w:t>
      </w:r>
      <w:r w:rsidRPr="008158DB">
        <w:t xml:space="preserve"> within the file name, so that the tool can identif</w:t>
      </w:r>
      <w:r>
        <w:t>y it</w:t>
      </w:r>
      <w:r w:rsidRPr="008158DB">
        <w:t xml:space="preserve"> correctly. Additionally, if the temperature is multiplied by 100 in the raster layer, convert it to degrees Celsius by dividing by 100</w:t>
      </w:r>
      <w:r>
        <w:t xml:space="preserve"> (FactortoTemperature parameter set to 0.01)</w:t>
      </w:r>
      <w:r w:rsidRPr="008158DB">
        <w:t xml:space="preserve">. Also, the user should select the </w:t>
      </w:r>
      <w:r w:rsidRPr="008158DB">
        <w:lastRenderedPageBreak/>
        <w:t xml:space="preserve">input shapefile which contains the definition of the </w:t>
      </w:r>
      <w:r>
        <w:t>vine</w:t>
      </w:r>
      <w:r w:rsidRPr="008158DB">
        <w:t xml:space="preserve"> frames, and the raster orthomosaic which contains the temperatures. </w:t>
      </w:r>
    </w:p>
    <w:p w14:paraId="05DFD41D" w14:textId="77777777" w:rsidR="00217563" w:rsidRDefault="00032C28" w:rsidP="00032C28">
      <w:r w:rsidRPr="008158DB">
        <w:t>After that</w:t>
      </w:r>
      <w:r>
        <w:t xml:space="preserve"> and with the aim to perform vegetation segmentation, </w:t>
      </w:r>
      <w:r w:rsidRPr="008158DB">
        <w:t xml:space="preserve">the user should select the number of clusters for </w:t>
      </w:r>
      <w:r>
        <w:t>k</w:t>
      </w:r>
      <w:r w:rsidRPr="008158DB">
        <w:t>means, by setting the value to 3</w:t>
      </w:r>
      <w:r>
        <w:t xml:space="preserve"> (calibrated with field data)</w:t>
      </w:r>
      <w:r w:rsidRPr="008158DB">
        <w:t xml:space="preserve">. The cluster </w:t>
      </w:r>
      <w:r>
        <w:t xml:space="preserve">with the lower temperature value </w:t>
      </w:r>
      <w:r w:rsidRPr="008158DB">
        <w:t>will be considered vegetation</w:t>
      </w:r>
      <w:r>
        <w:t xml:space="preserve"> (soil temperature is always </w:t>
      </w:r>
      <w:r w:rsidR="008158DB" w:rsidRPr="008158DB">
        <w:t xml:space="preserve">values of each plant. </w:t>
      </w:r>
    </w:p>
    <w:p w14:paraId="688532F9" w14:textId="77777777" w:rsidR="00217563" w:rsidRDefault="00217563" w:rsidP="00032C28"/>
    <w:p w14:paraId="7BA1C479" w14:textId="77777777" w:rsidR="00DF53E8" w:rsidRDefault="00217563" w:rsidP="00DF53E8">
      <w:pPr>
        <w:keepNext/>
      </w:pPr>
      <w:r>
        <w:rPr>
          <w:noProof/>
        </w:rPr>
        <w:drawing>
          <wp:inline distT="0" distB="0" distL="0" distR="0" wp14:anchorId="547B625B" wp14:editId="24669235">
            <wp:extent cx="2979747" cy="1147482"/>
            <wp:effectExtent l="0" t="0" r="0" b="0"/>
            <wp:docPr id="972466627"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66627" name="Imagen 1" descr="Interfaz de usuario gráfica&#10;&#10;Descripción generada automáticamente"/>
                    <pic:cNvPicPr/>
                  </pic:nvPicPr>
                  <pic:blipFill rotWithShape="1">
                    <a:blip r:embed="rId26" cstate="print">
                      <a:extLst>
                        <a:ext uri="{28A0092B-C50C-407E-A947-70E740481C1C}">
                          <a14:useLocalDpi xmlns:a14="http://schemas.microsoft.com/office/drawing/2010/main" val="0"/>
                        </a:ext>
                      </a:extLst>
                    </a:blip>
                    <a:srcRect l="12640" t="27405" r="36114" b="32019"/>
                    <a:stretch/>
                  </pic:blipFill>
                  <pic:spPr bwMode="auto">
                    <a:xfrm>
                      <a:off x="0" y="0"/>
                      <a:ext cx="2981428" cy="1148129"/>
                    </a:xfrm>
                    <a:prstGeom prst="rect">
                      <a:avLst/>
                    </a:prstGeom>
                    <a:ln>
                      <a:noFill/>
                    </a:ln>
                    <a:extLst>
                      <a:ext uri="{53640926-AAD7-44D8-BBD7-CCE9431645EC}">
                        <a14:shadowObscured xmlns:a14="http://schemas.microsoft.com/office/drawing/2010/main"/>
                      </a:ext>
                    </a:extLst>
                  </pic:spPr>
                </pic:pic>
              </a:graphicData>
            </a:graphic>
          </wp:inline>
        </w:drawing>
      </w:r>
    </w:p>
    <w:p w14:paraId="6F8307D5" w14:textId="38C5E461" w:rsidR="00217563" w:rsidRPr="00DF53E8" w:rsidRDefault="00DF53E8" w:rsidP="00DF53E8">
      <w:pPr>
        <w:pStyle w:val="Descripcin"/>
        <w:rPr>
          <w:b w:val="0"/>
          <w:bCs w:val="0"/>
          <w:color w:val="auto"/>
          <w:sz w:val="24"/>
          <w:szCs w:val="24"/>
        </w:rPr>
      </w:pPr>
      <w:bookmarkStart w:id="14" w:name="_Toc181198236"/>
      <w:r w:rsidRPr="00DF53E8">
        <w:rPr>
          <w:b w:val="0"/>
          <w:bCs w:val="0"/>
          <w:color w:val="auto"/>
          <w:sz w:val="24"/>
          <w:szCs w:val="24"/>
        </w:rPr>
        <w:t xml:space="preserve">Figure </w:t>
      </w:r>
      <w:r w:rsidRPr="00DF53E8">
        <w:rPr>
          <w:b w:val="0"/>
          <w:bCs w:val="0"/>
          <w:color w:val="auto"/>
          <w:sz w:val="24"/>
          <w:szCs w:val="24"/>
        </w:rPr>
        <w:fldChar w:fldCharType="begin"/>
      </w:r>
      <w:r w:rsidRPr="00DF53E8">
        <w:rPr>
          <w:b w:val="0"/>
          <w:bCs w:val="0"/>
          <w:color w:val="auto"/>
          <w:sz w:val="24"/>
          <w:szCs w:val="24"/>
        </w:rPr>
        <w:instrText xml:space="preserve"> SEQ Figure \* ARABIC </w:instrText>
      </w:r>
      <w:r w:rsidRPr="00DF53E8">
        <w:rPr>
          <w:b w:val="0"/>
          <w:bCs w:val="0"/>
          <w:color w:val="auto"/>
          <w:sz w:val="24"/>
          <w:szCs w:val="24"/>
        </w:rPr>
        <w:fldChar w:fldCharType="separate"/>
      </w:r>
      <w:r w:rsidRPr="00DF53E8">
        <w:rPr>
          <w:b w:val="0"/>
          <w:bCs w:val="0"/>
          <w:color w:val="auto"/>
          <w:sz w:val="24"/>
          <w:szCs w:val="24"/>
        </w:rPr>
        <w:t>4</w:t>
      </w:r>
      <w:r w:rsidRPr="00DF53E8">
        <w:rPr>
          <w:b w:val="0"/>
          <w:bCs w:val="0"/>
          <w:color w:val="auto"/>
          <w:sz w:val="24"/>
          <w:szCs w:val="24"/>
        </w:rPr>
        <w:fldChar w:fldCharType="end"/>
      </w:r>
      <w:r w:rsidRPr="00DF53E8">
        <w:rPr>
          <w:b w:val="0"/>
          <w:bCs w:val="0"/>
          <w:color w:val="auto"/>
          <w:sz w:val="24"/>
          <w:szCs w:val="24"/>
        </w:rPr>
        <w:t>. Example of canopy segmentation using k-means and temperature information.</w:t>
      </w:r>
      <w:bookmarkEnd w:id="14"/>
    </w:p>
    <w:p w14:paraId="6498FE6E" w14:textId="77777777" w:rsidR="00A25F1E" w:rsidRDefault="008158DB" w:rsidP="00032C28">
      <w:r w:rsidRPr="008158DB">
        <w:t xml:space="preserve">Next, the user should configure the output shapefile. By selecting the output file path and ensuring that the output file name is correctly placed in the designated path. </w:t>
      </w:r>
    </w:p>
    <w:p w14:paraId="2045175D" w14:textId="77777777" w:rsidR="00DF53E8" w:rsidRDefault="0060301B" w:rsidP="00DF53E8">
      <w:pPr>
        <w:keepNext/>
        <w:jc w:val="center"/>
      </w:pPr>
      <w:r w:rsidRPr="008158DB">
        <w:rPr>
          <w:noProof/>
        </w:rPr>
        <w:drawing>
          <wp:inline distT="0" distB="0" distL="0" distR="0" wp14:anchorId="47AA432F" wp14:editId="69E04726">
            <wp:extent cx="4702770" cy="2419350"/>
            <wp:effectExtent l="0" t="0" r="3175" b="0"/>
            <wp:docPr id="314755326" name="Imagen 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55326" name="Imagen 4" descr="Tabla&#10;&#10;Descripción generada automáticament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11582" cy="2423883"/>
                    </a:xfrm>
                    <a:prstGeom prst="rect">
                      <a:avLst/>
                    </a:prstGeom>
                    <a:noFill/>
                  </pic:spPr>
                </pic:pic>
              </a:graphicData>
            </a:graphic>
          </wp:inline>
        </w:drawing>
      </w:r>
    </w:p>
    <w:p w14:paraId="4DB58935" w14:textId="218B943A" w:rsidR="0060301B" w:rsidRPr="00DF53E8" w:rsidRDefault="00DF53E8" w:rsidP="00DF53E8">
      <w:pPr>
        <w:pStyle w:val="Descripcin"/>
        <w:jc w:val="center"/>
        <w:rPr>
          <w:b w:val="0"/>
          <w:bCs w:val="0"/>
          <w:color w:val="auto"/>
          <w:sz w:val="24"/>
          <w:szCs w:val="24"/>
        </w:rPr>
      </w:pPr>
      <w:bookmarkStart w:id="15" w:name="_Toc181198237"/>
      <w:r w:rsidRPr="00DF53E8">
        <w:rPr>
          <w:b w:val="0"/>
          <w:bCs w:val="0"/>
          <w:color w:val="auto"/>
          <w:sz w:val="24"/>
          <w:szCs w:val="24"/>
        </w:rPr>
        <w:t xml:space="preserve">Figure </w:t>
      </w:r>
      <w:r w:rsidRPr="00DF53E8">
        <w:rPr>
          <w:b w:val="0"/>
          <w:bCs w:val="0"/>
          <w:color w:val="auto"/>
          <w:sz w:val="24"/>
          <w:szCs w:val="24"/>
        </w:rPr>
        <w:fldChar w:fldCharType="begin"/>
      </w:r>
      <w:r w:rsidRPr="00DF53E8">
        <w:rPr>
          <w:b w:val="0"/>
          <w:bCs w:val="0"/>
          <w:color w:val="auto"/>
          <w:sz w:val="24"/>
          <w:szCs w:val="24"/>
        </w:rPr>
        <w:instrText xml:space="preserve"> SEQ Figure \* ARABIC </w:instrText>
      </w:r>
      <w:r w:rsidRPr="00DF53E8">
        <w:rPr>
          <w:b w:val="0"/>
          <w:bCs w:val="0"/>
          <w:color w:val="auto"/>
          <w:sz w:val="24"/>
          <w:szCs w:val="24"/>
        </w:rPr>
        <w:fldChar w:fldCharType="separate"/>
      </w:r>
      <w:r w:rsidRPr="00DF53E8">
        <w:rPr>
          <w:b w:val="0"/>
          <w:bCs w:val="0"/>
          <w:color w:val="auto"/>
          <w:sz w:val="24"/>
          <w:szCs w:val="24"/>
        </w:rPr>
        <w:t>5</w:t>
      </w:r>
      <w:r w:rsidRPr="00DF53E8">
        <w:rPr>
          <w:b w:val="0"/>
          <w:bCs w:val="0"/>
          <w:color w:val="auto"/>
          <w:sz w:val="24"/>
          <w:szCs w:val="24"/>
        </w:rPr>
        <w:fldChar w:fldCharType="end"/>
      </w:r>
      <w:r w:rsidRPr="00DF53E8">
        <w:rPr>
          <w:b w:val="0"/>
          <w:bCs w:val="0"/>
          <w:color w:val="auto"/>
          <w:sz w:val="24"/>
          <w:szCs w:val="24"/>
        </w:rPr>
        <w:t>.  Report of the execution</w:t>
      </w:r>
      <w:bookmarkEnd w:id="15"/>
    </w:p>
    <w:p w14:paraId="485D8AFF" w14:textId="02818F36" w:rsidR="0060301B" w:rsidRPr="008158DB" w:rsidRDefault="0060301B" w:rsidP="0060301B">
      <w:pPr>
        <w:jc w:val="center"/>
      </w:pPr>
    </w:p>
    <w:p w14:paraId="39486B2B" w14:textId="77777777" w:rsidR="0060301B" w:rsidRDefault="0060301B" w:rsidP="00032C28"/>
    <w:p w14:paraId="33A0F037" w14:textId="77777777" w:rsidR="00A25F1E" w:rsidRPr="008158DB" w:rsidRDefault="00A25F1E" w:rsidP="00A25F1E">
      <w:r w:rsidRPr="008158DB">
        <w:t>The output file contains calculated values of the Crop Water Stress Index CWSI (mean</w:t>
      </w:r>
      <w:r>
        <w:t>(ck)</w:t>
      </w:r>
      <w:r w:rsidRPr="008158DB">
        <w:t>, maximum</w:t>
      </w:r>
      <w:r>
        <w:t xml:space="preserve"> (cxk)</w:t>
      </w:r>
      <w:r w:rsidRPr="008158DB">
        <w:t xml:space="preserve">, </w:t>
      </w:r>
      <w:r>
        <w:t xml:space="preserve">and </w:t>
      </w:r>
      <w:r w:rsidRPr="008158DB">
        <w:t>minimum</w:t>
      </w:r>
      <w:r>
        <w:t xml:space="preserve"> (cnk)</w:t>
      </w:r>
      <w:r w:rsidRPr="008158DB">
        <w:t>) and temperature (mean</w:t>
      </w:r>
      <w:r>
        <w:t xml:space="preserve"> (tmk),</w:t>
      </w:r>
      <w:r w:rsidRPr="008158DB">
        <w:t xml:space="preserve"> standard deviation</w:t>
      </w:r>
      <w:r>
        <w:t>,(tsk), and the number of pixels segmented as vegeation (nvs)</w:t>
      </w:r>
      <w:r w:rsidRPr="008158DB">
        <w:t>).</w:t>
      </w:r>
    </w:p>
    <w:p w14:paraId="42E5874B" w14:textId="77777777" w:rsidR="00DF53E8" w:rsidRDefault="00E21FDF" w:rsidP="00DF53E8">
      <w:pPr>
        <w:keepNext/>
      </w:pPr>
      <w:r w:rsidRPr="008158DB">
        <w:rPr>
          <w:noProof/>
        </w:rPr>
        <w:lastRenderedPageBreak/>
        <w:drawing>
          <wp:inline distT="0" distB="0" distL="0" distR="0" wp14:anchorId="72137BA9" wp14:editId="707BEA51">
            <wp:extent cx="5760720" cy="2561590"/>
            <wp:effectExtent l="0" t="0" r="0" b="0"/>
            <wp:docPr id="992771322" name="Imagen 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71322" name="Imagen 1" descr="Interfaz de usuario gráfica, Aplicación, Tabla&#10;&#10;Descripción generada automáticamente"/>
                    <pic:cNvPicPr/>
                  </pic:nvPicPr>
                  <pic:blipFill>
                    <a:blip r:embed="rId28"/>
                    <a:stretch>
                      <a:fillRect/>
                    </a:stretch>
                  </pic:blipFill>
                  <pic:spPr>
                    <a:xfrm>
                      <a:off x="0" y="0"/>
                      <a:ext cx="5760720" cy="2561590"/>
                    </a:xfrm>
                    <a:prstGeom prst="rect">
                      <a:avLst/>
                    </a:prstGeom>
                  </pic:spPr>
                </pic:pic>
              </a:graphicData>
            </a:graphic>
          </wp:inline>
        </w:drawing>
      </w:r>
    </w:p>
    <w:p w14:paraId="7C7A89AE" w14:textId="0181CB34" w:rsidR="00A25F1E" w:rsidRPr="00DF53E8" w:rsidRDefault="00DF53E8" w:rsidP="00DF53E8">
      <w:pPr>
        <w:pStyle w:val="Descripcin"/>
        <w:rPr>
          <w:b w:val="0"/>
          <w:bCs w:val="0"/>
          <w:color w:val="auto"/>
          <w:sz w:val="24"/>
          <w:szCs w:val="24"/>
        </w:rPr>
      </w:pPr>
      <w:bookmarkStart w:id="16" w:name="_Toc181198238"/>
      <w:r w:rsidRPr="00DF53E8">
        <w:rPr>
          <w:b w:val="0"/>
          <w:bCs w:val="0"/>
          <w:color w:val="auto"/>
          <w:sz w:val="24"/>
          <w:szCs w:val="24"/>
        </w:rPr>
        <w:t xml:space="preserve">Figure </w:t>
      </w:r>
      <w:r w:rsidRPr="00DF53E8">
        <w:rPr>
          <w:b w:val="0"/>
          <w:bCs w:val="0"/>
          <w:color w:val="auto"/>
          <w:sz w:val="24"/>
          <w:szCs w:val="24"/>
        </w:rPr>
        <w:fldChar w:fldCharType="begin"/>
      </w:r>
      <w:r w:rsidRPr="00DF53E8">
        <w:rPr>
          <w:b w:val="0"/>
          <w:bCs w:val="0"/>
          <w:color w:val="auto"/>
          <w:sz w:val="24"/>
          <w:szCs w:val="24"/>
        </w:rPr>
        <w:instrText xml:space="preserve"> SEQ Figure \* ARABIC </w:instrText>
      </w:r>
      <w:r w:rsidRPr="00DF53E8">
        <w:rPr>
          <w:b w:val="0"/>
          <w:bCs w:val="0"/>
          <w:color w:val="auto"/>
          <w:sz w:val="24"/>
          <w:szCs w:val="24"/>
        </w:rPr>
        <w:fldChar w:fldCharType="separate"/>
      </w:r>
      <w:r w:rsidRPr="00DF53E8">
        <w:rPr>
          <w:b w:val="0"/>
          <w:bCs w:val="0"/>
          <w:color w:val="auto"/>
          <w:sz w:val="24"/>
          <w:szCs w:val="24"/>
        </w:rPr>
        <w:t>6</w:t>
      </w:r>
      <w:r w:rsidRPr="00DF53E8">
        <w:rPr>
          <w:b w:val="0"/>
          <w:bCs w:val="0"/>
          <w:color w:val="auto"/>
          <w:sz w:val="24"/>
          <w:szCs w:val="24"/>
        </w:rPr>
        <w:fldChar w:fldCharType="end"/>
      </w:r>
      <w:r w:rsidRPr="00DF53E8">
        <w:rPr>
          <w:b w:val="0"/>
          <w:bCs w:val="0"/>
          <w:color w:val="auto"/>
          <w:sz w:val="24"/>
          <w:szCs w:val="24"/>
        </w:rPr>
        <w:t>. Results included in the output shapefile</w:t>
      </w:r>
      <w:bookmarkEnd w:id="16"/>
    </w:p>
    <w:p w14:paraId="54C9C53D" w14:textId="36A09F39" w:rsidR="00A25F1E" w:rsidRDefault="00A25F1E" w:rsidP="00032C28"/>
    <w:p w14:paraId="6D15FFB9" w14:textId="67456B2F" w:rsidR="009C0589" w:rsidRDefault="009C0589" w:rsidP="00032C28">
      <w:r>
        <w:t xml:space="preserve">With this information, thematic maps can be generated </w:t>
      </w:r>
      <w:r w:rsidR="0060301B">
        <w:t>(Fig. 7)</w:t>
      </w:r>
    </w:p>
    <w:p w14:paraId="29848D03" w14:textId="77777777" w:rsidR="00DF53E8" w:rsidRDefault="0060301B" w:rsidP="00DF53E8">
      <w:pPr>
        <w:keepNext/>
      </w:pPr>
      <w:r w:rsidRPr="0060301B">
        <w:rPr>
          <w:noProof/>
        </w:rPr>
        <w:drawing>
          <wp:inline distT="0" distB="0" distL="0" distR="0" wp14:anchorId="6BFDAD64" wp14:editId="349D48FE">
            <wp:extent cx="3817721" cy="3788316"/>
            <wp:effectExtent l="0" t="0" r="0" b="3175"/>
            <wp:docPr id="658674290" name="Imagen 5" descr="Un letrero de color negro&#10;&#10;Descripción generada automáticamente con confianza baja">
              <a:extLst xmlns:a="http://schemas.openxmlformats.org/drawingml/2006/main">
                <a:ext uri="{FF2B5EF4-FFF2-40B4-BE49-F238E27FC236}">
                  <a16:creationId xmlns:a16="http://schemas.microsoft.com/office/drawing/2014/main" id="{DC41978A-7283-777D-EA20-138D1E7ED0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74290" name="Imagen 5" descr="Un letrero de color negro&#10;&#10;Descripción generada automáticamente con confianza baja">
                      <a:extLst>
                        <a:ext uri="{FF2B5EF4-FFF2-40B4-BE49-F238E27FC236}">
                          <a16:creationId xmlns:a16="http://schemas.microsoft.com/office/drawing/2014/main" id="{DC41978A-7283-777D-EA20-138D1E7ED0F5}"/>
                        </a:ext>
                      </a:extLst>
                    </pic:cNvPr>
                    <pic:cNvPicPr>
                      <a:picLocks noChangeAspect="1"/>
                    </pic:cNvPicPr>
                  </pic:nvPicPr>
                  <pic:blipFill>
                    <a:blip r:embed="rId29"/>
                    <a:stretch>
                      <a:fillRect/>
                    </a:stretch>
                  </pic:blipFill>
                  <pic:spPr>
                    <a:xfrm>
                      <a:off x="0" y="0"/>
                      <a:ext cx="3817721" cy="3788316"/>
                    </a:xfrm>
                    <a:prstGeom prst="rect">
                      <a:avLst/>
                    </a:prstGeom>
                  </pic:spPr>
                </pic:pic>
              </a:graphicData>
            </a:graphic>
          </wp:inline>
        </w:drawing>
      </w:r>
    </w:p>
    <w:p w14:paraId="58E319C9" w14:textId="3C83E9AC" w:rsidR="0060301B" w:rsidRPr="00DF53E8" w:rsidRDefault="00DF53E8" w:rsidP="00DF53E8">
      <w:pPr>
        <w:pStyle w:val="Descripcin"/>
        <w:rPr>
          <w:b w:val="0"/>
          <w:bCs w:val="0"/>
          <w:color w:val="auto"/>
          <w:sz w:val="24"/>
          <w:szCs w:val="24"/>
        </w:rPr>
      </w:pPr>
      <w:bookmarkStart w:id="17" w:name="_Toc181198239"/>
      <w:r w:rsidRPr="00DF53E8">
        <w:rPr>
          <w:b w:val="0"/>
          <w:bCs w:val="0"/>
          <w:color w:val="auto"/>
          <w:sz w:val="24"/>
          <w:szCs w:val="24"/>
        </w:rPr>
        <w:t xml:space="preserve">Figure </w:t>
      </w:r>
      <w:r w:rsidRPr="00DF53E8">
        <w:rPr>
          <w:b w:val="0"/>
          <w:bCs w:val="0"/>
          <w:color w:val="auto"/>
          <w:sz w:val="24"/>
          <w:szCs w:val="24"/>
        </w:rPr>
        <w:fldChar w:fldCharType="begin"/>
      </w:r>
      <w:r w:rsidRPr="00DF53E8">
        <w:rPr>
          <w:b w:val="0"/>
          <w:bCs w:val="0"/>
          <w:color w:val="auto"/>
          <w:sz w:val="24"/>
          <w:szCs w:val="24"/>
        </w:rPr>
        <w:instrText xml:space="preserve"> SEQ Figure \* ARABIC </w:instrText>
      </w:r>
      <w:r w:rsidRPr="00DF53E8">
        <w:rPr>
          <w:b w:val="0"/>
          <w:bCs w:val="0"/>
          <w:color w:val="auto"/>
          <w:sz w:val="24"/>
          <w:szCs w:val="24"/>
        </w:rPr>
        <w:fldChar w:fldCharType="separate"/>
      </w:r>
      <w:r w:rsidRPr="00DF53E8">
        <w:rPr>
          <w:b w:val="0"/>
          <w:bCs w:val="0"/>
          <w:color w:val="auto"/>
          <w:sz w:val="24"/>
          <w:szCs w:val="24"/>
        </w:rPr>
        <w:t>7</w:t>
      </w:r>
      <w:r w:rsidRPr="00DF53E8">
        <w:rPr>
          <w:b w:val="0"/>
          <w:bCs w:val="0"/>
          <w:color w:val="auto"/>
          <w:sz w:val="24"/>
          <w:szCs w:val="24"/>
        </w:rPr>
        <w:fldChar w:fldCharType="end"/>
      </w:r>
      <w:r w:rsidRPr="00DF53E8">
        <w:rPr>
          <w:b w:val="0"/>
          <w:bCs w:val="0"/>
          <w:color w:val="auto"/>
          <w:sz w:val="24"/>
          <w:szCs w:val="24"/>
        </w:rPr>
        <w:t>. Thematic map of CWSI</w:t>
      </w:r>
      <w:bookmarkEnd w:id="17"/>
    </w:p>
    <w:p w14:paraId="65A2DA4A" w14:textId="2F6DD85A" w:rsidR="0060301B" w:rsidRDefault="0060301B" w:rsidP="00032C28"/>
    <w:p w14:paraId="432F57D7" w14:textId="77777777" w:rsidR="00883AC0" w:rsidRDefault="003463F6" w:rsidP="004E3152">
      <w:pPr>
        <w:sectPr w:rsidR="00883AC0" w:rsidSect="00221085">
          <w:headerReference w:type="even" r:id="rId30"/>
          <w:footerReference w:type="default" r:id="rId31"/>
          <w:headerReference w:type="first" r:id="rId32"/>
          <w:pgSz w:w="11906" w:h="16838"/>
          <w:pgMar w:top="1701" w:right="1304" w:bottom="1361" w:left="1440" w:header="709" w:footer="0" w:gutter="0"/>
          <w:cols w:space="708"/>
          <w:formProt w:val="0"/>
          <w:docGrid w:linePitch="360"/>
        </w:sectPr>
      </w:pPr>
      <w:r>
        <w:t>To generate alarms for the most stressed vines,</w:t>
      </w:r>
      <w:r w:rsidR="008158DB" w:rsidRPr="008158DB">
        <w:t xml:space="preserve"> the user should select the segmentation method, which can be Kmeans or percentile. If the </w:t>
      </w:r>
      <w:r w:rsidR="00A032F3">
        <w:t>user selects</w:t>
      </w:r>
      <w:r w:rsidR="008158DB" w:rsidRPr="008158DB">
        <w:t xml:space="preserve"> Kmeans, </w:t>
      </w:r>
      <w:r w:rsidR="002E6626">
        <w:t xml:space="preserve">user </w:t>
      </w:r>
      <w:r w:rsidR="00B146B5">
        <w:t>should select the number of clusters and the tool will set an alarm for those vines that belongs to the group with higher CWSI values.</w:t>
      </w:r>
      <w:r w:rsidR="008158DB" w:rsidRPr="008158DB">
        <w:t xml:space="preserve"> In the case of using percentiles, the user should </w:t>
      </w:r>
      <w:r w:rsidR="00B146B5">
        <w:t xml:space="preserve">specify the </w:t>
      </w:r>
      <w:r w:rsidR="00B860F7">
        <w:t xml:space="preserve">percentage of </w:t>
      </w:r>
      <w:r w:rsidR="00B860F7">
        <w:lastRenderedPageBreak/>
        <w:t xml:space="preserve">vines with higher CWSI values, i.e. if the user selects </w:t>
      </w:r>
      <w:r w:rsidR="000850EB">
        <w:t>1%, the tools will set an alarm for the 1% of the vines with higher CWSI values.</w:t>
      </w:r>
    </w:p>
    <w:p w14:paraId="51A81B43" w14:textId="77777777" w:rsidR="00883AC0" w:rsidRDefault="00883AC0" w:rsidP="004E3152"/>
    <w:p w14:paraId="63B202CF" w14:textId="77777777" w:rsidR="00883AC0" w:rsidRDefault="00883AC0" w:rsidP="004E3152">
      <w:r>
        <w:t>List of parameters</w:t>
      </w:r>
    </w:p>
    <w:p w14:paraId="0F1CFF25" w14:textId="77777777" w:rsidR="00883AC0" w:rsidRPr="005C36F9" w:rsidRDefault="00883AC0" w:rsidP="00883AC0">
      <w:pPr>
        <w:rPr>
          <w:b/>
          <w:bCs/>
        </w:rPr>
      </w:pPr>
      <w:r w:rsidRPr="005C36F9">
        <w:rPr>
          <w:b/>
          <w:bCs/>
        </w:rPr>
        <w:t>Crop Water Stress Index using thermal orthomosaic</w:t>
      </w:r>
    </w:p>
    <w:tbl>
      <w:tblPr>
        <w:tblStyle w:val="Tablaconcuadrcula"/>
        <w:tblW w:w="5000" w:type="pct"/>
        <w:tblLayout w:type="fixed"/>
        <w:tblLook w:val="04A0" w:firstRow="1" w:lastRow="0" w:firstColumn="1" w:lastColumn="0" w:noHBand="0" w:noVBand="1"/>
      </w:tblPr>
      <w:tblGrid>
        <w:gridCol w:w="562"/>
        <w:gridCol w:w="3695"/>
        <w:gridCol w:w="1033"/>
        <w:gridCol w:w="1254"/>
        <w:gridCol w:w="1314"/>
        <w:gridCol w:w="1254"/>
        <w:gridCol w:w="1821"/>
        <w:gridCol w:w="2843"/>
      </w:tblGrid>
      <w:tr w:rsidR="00883AC0" w:rsidRPr="005C36F9" w14:paraId="1A171AC0" w14:textId="77777777" w:rsidTr="00487509">
        <w:trPr>
          <w:cnfStyle w:val="100000000000" w:firstRow="1" w:lastRow="0" w:firstColumn="0" w:lastColumn="0" w:oddVBand="0" w:evenVBand="0" w:oddHBand="0" w:evenHBand="0" w:firstRowFirstColumn="0" w:firstRowLastColumn="0" w:lastRowFirstColumn="0" w:lastRowLastColumn="0"/>
        </w:trPr>
        <w:tc>
          <w:tcPr>
            <w:tcW w:w="204" w:type="pct"/>
          </w:tcPr>
          <w:p w14:paraId="6674E523" w14:textId="77777777" w:rsidR="00883AC0" w:rsidRPr="005C36F9" w:rsidRDefault="00883AC0" w:rsidP="00487509"/>
        </w:tc>
        <w:tc>
          <w:tcPr>
            <w:tcW w:w="1341" w:type="pct"/>
          </w:tcPr>
          <w:p w14:paraId="2D87607C" w14:textId="77777777" w:rsidR="00883AC0" w:rsidRPr="005C36F9" w:rsidRDefault="00883AC0" w:rsidP="00487509">
            <w:r w:rsidRPr="005C36F9">
              <w:t>Parameter</w:t>
            </w:r>
          </w:p>
        </w:tc>
        <w:tc>
          <w:tcPr>
            <w:tcW w:w="375" w:type="pct"/>
          </w:tcPr>
          <w:p w14:paraId="3D8D36AF" w14:textId="77777777" w:rsidR="00883AC0" w:rsidRPr="005C36F9" w:rsidRDefault="00883AC0" w:rsidP="00487509">
            <w:r w:rsidRPr="005C36F9">
              <w:t>Type</w:t>
            </w:r>
          </w:p>
        </w:tc>
        <w:tc>
          <w:tcPr>
            <w:tcW w:w="455" w:type="pct"/>
          </w:tcPr>
          <w:p w14:paraId="6D77B5E8" w14:textId="77777777" w:rsidR="00883AC0" w:rsidRPr="005C36F9" w:rsidRDefault="00883AC0" w:rsidP="00487509">
            <w:r w:rsidRPr="005C36F9">
              <w:t>Value list</w:t>
            </w:r>
          </w:p>
        </w:tc>
        <w:tc>
          <w:tcPr>
            <w:tcW w:w="477" w:type="pct"/>
          </w:tcPr>
          <w:p w14:paraId="248A796C" w14:textId="77777777" w:rsidR="00883AC0" w:rsidRPr="005C36F9" w:rsidRDefault="00883AC0" w:rsidP="00487509">
            <w:r w:rsidRPr="005C36F9">
              <w:t>Max</w:t>
            </w:r>
          </w:p>
        </w:tc>
        <w:tc>
          <w:tcPr>
            <w:tcW w:w="455" w:type="pct"/>
          </w:tcPr>
          <w:p w14:paraId="6F60ECB0" w14:textId="77777777" w:rsidR="00883AC0" w:rsidRPr="005C36F9" w:rsidRDefault="00883AC0" w:rsidP="00487509">
            <w:r w:rsidRPr="005C36F9">
              <w:t>Min</w:t>
            </w:r>
          </w:p>
        </w:tc>
        <w:tc>
          <w:tcPr>
            <w:tcW w:w="661" w:type="pct"/>
          </w:tcPr>
          <w:p w14:paraId="74650E93" w14:textId="77777777" w:rsidR="00883AC0" w:rsidRPr="005C36F9" w:rsidRDefault="00883AC0" w:rsidP="00487509">
            <w:r w:rsidRPr="005C36F9">
              <w:t>Default value</w:t>
            </w:r>
          </w:p>
        </w:tc>
        <w:tc>
          <w:tcPr>
            <w:tcW w:w="1033" w:type="pct"/>
          </w:tcPr>
          <w:p w14:paraId="63ED1A4E" w14:textId="77777777" w:rsidR="00883AC0" w:rsidRPr="005C36F9" w:rsidRDefault="00883AC0" w:rsidP="00487509">
            <w:r w:rsidRPr="005C36F9">
              <w:t>Description</w:t>
            </w:r>
          </w:p>
        </w:tc>
      </w:tr>
      <w:tr w:rsidR="00883AC0" w:rsidRPr="004859FE" w14:paraId="340F109F" w14:textId="77777777" w:rsidTr="00487509">
        <w:tc>
          <w:tcPr>
            <w:tcW w:w="204" w:type="pct"/>
          </w:tcPr>
          <w:p w14:paraId="0369E742" w14:textId="77777777" w:rsidR="00883AC0" w:rsidRPr="005C36F9" w:rsidRDefault="00883AC0" w:rsidP="00487509">
            <w:r w:rsidRPr="005C36F9">
              <w:t>1</w:t>
            </w:r>
          </w:p>
        </w:tc>
        <w:tc>
          <w:tcPr>
            <w:tcW w:w="1341" w:type="pct"/>
          </w:tcPr>
          <w:p w14:paraId="10D9889A" w14:textId="77777777" w:rsidR="00883AC0" w:rsidRPr="005C36F9" w:rsidRDefault="00883AC0" w:rsidP="00487509">
            <w:r>
              <w:t>CWSITHO_AirTemperature</w:t>
            </w:r>
          </w:p>
        </w:tc>
        <w:tc>
          <w:tcPr>
            <w:tcW w:w="375" w:type="pct"/>
          </w:tcPr>
          <w:p w14:paraId="045A2336" w14:textId="77777777" w:rsidR="00883AC0" w:rsidRPr="005C36F9" w:rsidRDefault="00883AC0" w:rsidP="00487509">
            <w:r>
              <w:t>Double</w:t>
            </w:r>
          </w:p>
        </w:tc>
        <w:tc>
          <w:tcPr>
            <w:tcW w:w="455" w:type="pct"/>
          </w:tcPr>
          <w:p w14:paraId="110588FD" w14:textId="77777777" w:rsidR="00883AC0" w:rsidRPr="005C36F9" w:rsidRDefault="00883AC0" w:rsidP="00487509"/>
        </w:tc>
        <w:tc>
          <w:tcPr>
            <w:tcW w:w="477" w:type="pct"/>
          </w:tcPr>
          <w:p w14:paraId="1C65187F" w14:textId="77777777" w:rsidR="00883AC0" w:rsidRPr="005C36F9" w:rsidRDefault="00883AC0" w:rsidP="00487509">
            <w:r>
              <w:t>60.00</w:t>
            </w:r>
          </w:p>
        </w:tc>
        <w:tc>
          <w:tcPr>
            <w:tcW w:w="455" w:type="pct"/>
          </w:tcPr>
          <w:p w14:paraId="6D6977A8" w14:textId="77777777" w:rsidR="00883AC0" w:rsidRPr="005C36F9" w:rsidRDefault="00883AC0" w:rsidP="00487509">
            <w:r>
              <w:t>0.00</w:t>
            </w:r>
          </w:p>
        </w:tc>
        <w:tc>
          <w:tcPr>
            <w:tcW w:w="661" w:type="pct"/>
          </w:tcPr>
          <w:p w14:paraId="022058BA" w14:textId="77777777" w:rsidR="00883AC0" w:rsidRPr="005C36F9" w:rsidRDefault="00883AC0" w:rsidP="00487509"/>
        </w:tc>
        <w:tc>
          <w:tcPr>
            <w:tcW w:w="1033" w:type="pct"/>
          </w:tcPr>
          <w:p w14:paraId="2DF8923E" w14:textId="77777777" w:rsidR="00883AC0" w:rsidRPr="005C36F9" w:rsidRDefault="00883AC0" w:rsidP="00487509">
            <w:r>
              <w:t xml:space="preserve">Air temperature (Celsius degrees) obtained during flight operation. </w:t>
            </w:r>
          </w:p>
        </w:tc>
      </w:tr>
      <w:tr w:rsidR="00883AC0" w:rsidRPr="004859FE" w14:paraId="34CC2394" w14:textId="77777777" w:rsidTr="00487509">
        <w:tc>
          <w:tcPr>
            <w:tcW w:w="204" w:type="pct"/>
          </w:tcPr>
          <w:p w14:paraId="40FD61CD" w14:textId="77777777" w:rsidR="00883AC0" w:rsidRPr="005C36F9" w:rsidRDefault="00883AC0" w:rsidP="00487509">
            <w:r w:rsidRPr="005C36F9">
              <w:t>2</w:t>
            </w:r>
          </w:p>
        </w:tc>
        <w:tc>
          <w:tcPr>
            <w:tcW w:w="1341" w:type="pct"/>
          </w:tcPr>
          <w:p w14:paraId="539DDE99" w14:textId="77777777" w:rsidR="00883AC0" w:rsidRPr="005C36F9" w:rsidRDefault="00883AC0" w:rsidP="00487509">
            <w:r>
              <w:t>CWSITHO_Date</w:t>
            </w:r>
          </w:p>
        </w:tc>
        <w:tc>
          <w:tcPr>
            <w:tcW w:w="375" w:type="pct"/>
          </w:tcPr>
          <w:p w14:paraId="6A716759" w14:textId="77777777" w:rsidR="00883AC0" w:rsidRPr="005C36F9" w:rsidRDefault="00883AC0" w:rsidP="00487509">
            <w:r>
              <w:t>Text</w:t>
            </w:r>
          </w:p>
        </w:tc>
        <w:tc>
          <w:tcPr>
            <w:tcW w:w="455" w:type="pct"/>
          </w:tcPr>
          <w:p w14:paraId="1B96C462" w14:textId="77777777" w:rsidR="00883AC0" w:rsidRPr="005C36F9" w:rsidRDefault="00883AC0" w:rsidP="00487509"/>
        </w:tc>
        <w:tc>
          <w:tcPr>
            <w:tcW w:w="477" w:type="pct"/>
          </w:tcPr>
          <w:p w14:paraId="01F8B188" w14:textId="77777777" w:rsidR="00883AC0" w:rsidRPr="005C36F9" w:rsidRDefault="00883AC0" w:rsidP="00487509"/>
        </w:tc>
        <w:tc>
          <w:tcPr>
            <w:tcW w:w="455" w:type="pct"/>
          </w:tcPr>
          <w:p w14:paraId="3CBF5E49" w14:textId="77777777" w:rsidR="00883AC0" w:rsidRPr="005C36F9" w:rsidRDefault="00883AC0" w:rsidP="00487509"/>
        </w:tc>
        <w:tc>
          <w:tcPr>
            <w:tcW w:w="661" w:type="pct"/>
          </w:tcPr>
          <w:p w14:paraId="1490F2FD" w14:textId="77777777" w:rsidR="00883AC0" w:rsidRPr="005C36F9" w:rsidRDefault="00883AC0" w:rsidP="00487509"/>
        </w:tc>
        <w:tc>
          <w:tcPr>
            <w:tcW w:w="1033" w:type="pct"/>
          </w:tcPr>
          <w:p w14:paraId="17C67D93" w14:textId="77777777" w:rsidR="00883AC0" w:rsidRPr="005C36F9" w:rsidRDefault="00883AC0" w:rsidP="00487509">
            <w:r>
              <w:t>A valid date should be introduced (i.e. 20220705) or empty if the date is obtained from the thermal orthomosaic.</w:t>
            </w:r>
          </w:p>
        </w:tc>
      </w:tr>
      <w:tr w:rsidR="00883AC0" w:rsidRPr="004859FE" w14:paraId="2EB61702" w14:textId="77777777" w:rsidTr="00487509">
        <w:tc>
          <w:tcPr>
            <w:tcW w:w="204" w:type="pct"/>
          </w:tcPr>
          <w:p w14:paraId="167DC0EE" w14:textId="77777777" w:rsidR="00883AC0" w:rsidRPr="005C36F9" w:rsidRDefault="00883AC0" w:rsidP="00487509">
            <w:r w:rsidRPr="005C36F9">
              <w:t>3</w:t>
            </w:r>
          </w:p>
        </w:tc>
        <w:tc>
          <w:tcPr>
            <w:tcW w:w="1341" w:type="pct"/>
          </w:tcPr>
          <w:p w14:paraId="715F2DF8" w14:textId="77777777" w:rsidR="00883AC0" w:rsidRPr="005C36F9" w:rsidRDefault="00883AC0" w:rsidP="00487509">
            <w:r>
              <w:t>CWSITHO_DateFormat</w:t>
            </w:r>
          </w:p>
        </w:tc>
        <w:tc>
          <w:tcPr>
            <w:tcW w:w="375" w:type="pct"/>
          </w:tcPr>
          <w:p w14:paraId="6B73762E" w14:textId="77777777" w:rsidR="00883AC0" w:rsidRPr="005C36F9" w:rsidRDefault="00883AC0" w:rsidP="00487509">
            <w:r>
              <w:t>Text</w:t>
            </w:r>
          </w:p>
        </w:tc>
        <w:tc>
          <w:tcPr>
            <w:tcW w:w="455" w:type="pct"/>
          </w:tcPr>
          <w:p w14:paraId="4789C2EA" w14:textId="77777777" w:rsidR="00883AC0" w:rsidRPr="005C36F9" w:rsidRDefault="00883AC0" w:rsidP="00487509"/>
        </w:tc>
        <w:tc>
          <w:tcPr>
            <w:tcW w:w="477" w:type="pct"/>
          </w:tcPr>
          <w:p w14:paraId="0B075CC2" w14:textId="77777777" w:rsidR="00883AC0" w:rsidRPr="005C36F9" w:rsidRDefault="00883AC0" w:rsidP="00487509"/>
        </w:tc>
        <w:tc>
          <w:tcPr>
            <w:tcW w:w="455" w:type="pct"/>
          </w:tcPr>
          <w:p w14:paraId="347E3879" w14:textId="77777777" w:rsidR="00883AC0" w:rsidRPr="005C36F9" w:rsidRDefault="00883AC0" w:rsidP="00487509"/>
        </w:tc>
        <w:tc>
          <w:tcPr>
            <w:tcW w:w="661" w:type="pct"/>
          </w:tcPr>
          <w:p w14:paraId="6949440F" w14:textId="77777777" w:rsidR="00883AC0" w:rsidRPr="005C36F9" w:rsidRDefault="00883AC0" w:rsidP="00487509">
            <w:r w:rsidRPr="007F3B9F">
              <w:t>%%Y%%m%%d</w:t>
            </w:r>
          </w:p>
        </w:tc>
        <w:tc>
          <w:tcPr>
            <w:tcW w:w="1033" w:type="pct"/>
          </w:tcPr>
          <w:p w14:paraId="3AC4E5F1" w14:textId="77777777" w:rsidR="00883AC0" w:rsidRPr="005C36F9" w:rsidRDefault="00883AC0" w:rsidP="00487509">
            <w:r>
              <w:t>Date format (i.e. 20220705) 5</w:t>
            </w:r>
            <w:r w:rsidRPr="0055429D">
              <w:rPr>
                <w:vertAlign w:val="superscript"/>
              </w:rPr>
              <w:t>th</w:t>
            </w:r>
            <w:r>
              <w:t xml:space="preserve"> July 2022.</w:t>
            </w:r>
          </w:p>
        </w:tc>
      </w:tr>
      <w:tr w:rsidR="00883AC0" w:rsidRPr="004859FE" w14:paraId="5E881E6D" w14:textId="77777777" w:rsidTr="00487509">
        <w:tc>
          <w:tcPr>
            <w:tcW w:w="204" w:type="pct"/>
          </w:tcPr>
          <w:p w14:paraId="1A9D7402" w14:textId="77777777" w:rsidR="00883AC0" w:rsidRPr="005C36F9" w:rsidRDefault="00883AC0" w:rsidP="00487509">
            <w:r w:rsidRPr="005C36F9">
              <w:t>4</w:t>
            </w:r>
          </w:p>
        </w:tc>
        <w:tc>
          <w:tcPr>
            <w:tcW w:w="1341" w:type="pct"/>
          </w:tcPr>
          <w:p w14:paraId="257820C2" w14:textId="77777777" w:rsidR="00883AC0" w:rsidRDefault="00883AC0" w:rsidP="00487509">
            <w:r>
              <w:t>CWSITHO_DateFromThermal</w:t>
            </w:r>
          </w:p>
          <w:p w14:paraId="0C8D7684" w14:textId="77777777" w:rsidR="00883AC0" w:rsidRPr="005C36F9" w:rsidRDefault="00883AC0" w:rsidP="00487509">
            <w:r>
              <w:t>OrthomosaicFile</w:t>
            </w:r>
          </w:p>
        </w:tc>
        <w:tc>
          <w:tcPr>
            <w:tcW w:w="375" w:type="pct"/>
          </w:tcPr>
          <w:p w14:paraId="2A0856BC" w14:textId="77777777" w:rsidR="00883AC0" w:rsidRPr="005C36F9" w:rsidRDefault="00883AC0" w:rsidP="00487509">
            <w:r>
              <w:t>Value list</w:t>
            </w:r>
          </w:p>
        </w:tc>
        <w:tc>
          <w:tcPr>
            <w:tcW w:w="455" w:type="pct"/>
          </w:tcPr>
          <w:p w14:paraId="1CF4274A" w14:textId="77777777" w:rsidR="00883AC0" w:rsidRPr="005C36F9" w:rsidRDefault="00883AC0" w:rsidP="00487509">
            <w:r>
              <w:t>True; false</w:t>
            </w:r>
          </w:p>
        </w:tc>
        <w:tc>
          <w:tcPr>
            <w:tcW w:w="477" w:type="pct"/>
          </w:tcPr>
          <w:p w14:paraId="5D94162D" w14:textId="77777777" w:rsidR="00883AC0" w:rsidRPr="005C36F9" w:rsidRDefault="00883AC0" w:rsidP="00487509"/>
        </w:tc>
        <w:tc>
          <w:tcPr>
            <w:tcW w:w="455" w:type="pct"/>
          </w:tcPr>
          <w:p w14:paraId="1523A374" w14:textId="77777777" w:rsidR="00883AC0" w:rsidRPr="005C36F9" w:rsidRDefault="00883AC0" w:rsidP="00487509"/>
        </w:tc>
        <w:tc>
          <w:tcPr>
            <w:tcW w:w="661" w:type="pct"/>
          </w:tcPr>
          <w:p w14:paraId="13424A39" w14:textId="77777777" w:rsidR="00883AC0" w:rsidRPr="005C36F9" w:rsidRDefault="00883AC0" w:rsidP="00487509"/>
        </w:tc>
        <w:tc>
          <w:tcPr>
            <w:tcW w:w="1033" w:type="pct"/>
          </w:tcPr>
          <w:p w14:paraId="71261F35" w14:textId="77777777" w:rsidR="00883AC0" w:rsidRPr="005C36F9" w:rsidRDefault="00883AC0" w:rsidP="00487509">
            <w:r>
              <w:t>The user decides if obtaining the date from the thermal orthomosaic file name or introduce the date in the previous parameter.</w:t>
            </w:r>
          </w:p>
        </w:tc>
      </w:tr>
      <w:tr w:rsidR="00883AC0" w:rsidRPr="004859FE" w14:paraId="52C10A71" w14:textId="77777777" w:rsidTr="00487509">
        <w:tc>
          <w:tcPr>
            <w:tcW w:w="204" w:type="pct"/>
          </w:tcPr>
          <w:p w14:paraId="27042446" w14:textId="77777777" w:rsidR="00883AC0" w:rsidRPr="005C36F9" w:rsidRDefault="00883AC0" w:rsidP="00487509">
            <w:r w:rsidRPr="005C36F9">
              <w:lastRenderedPageBreak/>
              <w:t>5</w:t>
            </w:r>
          </w:p>
        </w:tc>
        <w:tc>
          <w:tcPr>
            <w:tcW w:w="1341" w:type="pct"/>
          </w:tcPr>
          <w:p w14:paraId="64F061C0" w14:textId="77777777" w:rsidR="00883AC0" w:rsidRPr="005C36F9" w:rsidRDefault="00883AC0" w:rsidP="00487509">
            <w:r>
              <w:t>CWSITHO_FactorToTemperature</w:t>
            </w:r>
          </w:p>
        </w:tc>
        <w:tc>
          <w:tcPr>
            <w:tcW w:w="375" w:type="pct"/>
          </w:tcPr>
          <w:p w14:paraId="74E2F829" w14:textId="77777777" w:rsidR="00883AC0" w:rsidRPr="005C36F9" w:rsidRDefault="00883AC0" w:rsidP="00487509">
            <w:r>
              <w:t>Double</w:t>
            </w:r>
          </w:p>
        </w:tc>
        <w:tc>
          <w:tcPr>
            <w:tcW w:w="455" w:type="pct"/>
          </w:tcPr>
          <w:p w14:paraId="42572EF0" w14:textId="77777777" w:rsidR="00883AC0" w:rsidRPr="005C36F9" w:rsidRDefault="00883AC0" w:rsidP="00487509"/>
        </w:tc>
        <w:tc>
          <w:tcPr>
            <w:tcW w:w="477" w:type="pct"/>
          </w:tcPr>
          <w:p w14:paraId="25B07259" w14:textId="77777777" w:rsidR="00883AC0" w:rsidRPr="005C36F9" w:rsidRDefault="00883AC0" w:rsidP="00487509">
            <w:r>
              <w:t>100000.00</w:t>
            </w:r>
          </w:p>
        </w:tc>
        <w:tc>
          <w:tcPr>
            <w:tcW w:w="455" w:type="pct"/>
          </w:tcPr>
          <w:p w14:paraId="7D1F8CE8" w14:textId="77777777" w:rsidR="00883AC0" w:rsidRPr="005C36F9" w:rsidRDefault="00883AC0" w:rsidP="00487509">
            <w:r>
              <w:t>0.000001</w:t>
            </w:r>
          </w:p>
        </w:tc>
        <w:tc>
          <w:tcPr>
            <w:tcW w:w="661" w:type="pct"/>
          </w:tcPr>
          <w:p w14:paraId="3E6D928C" w14:textId="77777777" w:rsidR="00883AC0" w:rsidRPr="005C36F9" w:rsidRDefault="00883AC0" w:rsidP="00487509">
            <w:r>
              <w:t>0.01</w:t>
            </w:r>
          </w:p>
        </w:tc>
        <w:tc>
          <w:tcPr>
            <w:tcW w:w="1033" w:type="pct"/>
          </w:tcPr>
          <w:p w14:paraId="0C9BDEDA" w14:textId="77777777" w:rsidR="00883AC0" w:rsidRPr="005C36F9" w:rsidRDefault="00883AC0" w:rsidP="00487509">
            <w:r>
              <w:t>Multiplicative factor to convert raster values in thermal orthomosaic to temperature (Celsius degrees). If the orthomosic supplies the values directly in temperature, it is 1.</w:t>
            </w:r>
          </w:p>
        </w:tc>
      </w:tr>
      <w:tr w:rsidR="00883AC0" w:rsidRPr="005C36F9" w14:paraId="7AA43D43" w14:textId="77777777" w:rsidTr="00487509">
        <w:tc>
          <w:tcPr>
            <w:tcW w:w="204" w:type="pct"/>
          </w:tcPr>
          <w:p w14:paraId="52BA6233" w14:textId="77777777" w:rsidR="00883AC0" w:rsidRPr="005C36F9" w:rsidRDefault="00883AC0" w:rsidP="00487509">
            <w:r w:rsidRPr="005C36F9">
              <w:t>6</w:t>
            </w:r>
          </w:p>
        </w:tc>
        <w:tc>
          <w:tcPr>
            <w:tcW w:w="1341" w:type="pct"/>
          </w:tcPr>
          <w:p w14:paraId="53560D80" w14:textId="77777777" w:rsidR="00883AC0" w:rsidRPr="005C36F9" w:rsidRDefault="00883AC0" w:rsidP="00487509">
            <w:r>
              <w:t>CWSITHO_FramesShapeFile</w:t>
            </w:r>
          </w:p>
        </w:tc>
        <w:tc>
          <w:tcPr>
            <w:tcW w:w="375" w:type="pct"/>
          </w:tcPr>
          <w:p w14:paraId="2750D293" w14:textId="77777777" w:rsidR="00883AC0" w:rsidRPr="005C36F9" w:rsidRDefault="00883AC0" w:rsidP="00487509">
            <w:r>
              <w:t>File</w:t>
            </w:r>
          </w:p>
        </w:tc>
        <w:tc>
          <w:tcPr>
            <w:tcW w:w="455" w:type="pct"/>
          </w:tcPr>
          <w:p w14:paraId="62AB1A88" w14:textId="77777777" w:rsidR="00883AC0" w:rsidRPr="005C36F9" w:rsidRDefault="00883AC0" w:rsidP="00487509"/>
        </w:tc>
        <w:tc>
          <w:tcPr>
            <w:tcW w:w="477" w:type="pct"/>
          </w:tcPr>
          <w:p w14:paraId="5925B809" w14:textId="77777777" w:rsidR="00883AC0" w:rsidRPr="005C36F9" w:rsidRDefault="00883AC0" w:rsidP="00487509"/>
        </w:tc>
        <w:tc>
          <w:tcPr>
            <w:tcW w:w="455" w:type="pct"/>
          </w:tcPr>
          <w:p w14:paraId="171208F0" w14:textId="77777777" w:rsidR="00883AC0" w:rsidRPr="005C36F9" w:rsidRDefault="00883AC0" w:rsidP="00487509"/>
        </w:tc>
        <w:tc>
          <w:tcPr>
            <w:tcW w:w="661" w:type="pct"/>
          </w:tcPr>
          <w:p w14:paraId="29EDA699" w14:textId="77777777" w:rsidR="00883AC0" w:rsidRPr="005C36F9" w:rsidRDefault="00883AC0" w:rsidP="00487509"/>
        </w:tc>
        <w:tc>
          <w:tcPr>
            <w:tcW w:w="1033" w:type="pct"/>
          </w:tcPr>
          <w:p w14:paraId="1D1CF308" w14:textId="77777777" w:rsidR="00883AC0" w:rsidRPr="005C36F9" w:rsidRDefault="00883AC0" w:rsidP="00487509">
            <w:r>
              <w:t>The path of the shape file that contains the frame that delimit the region of interest of each vine. The path should not have spaces or special characters.</w:t>
            </w:r>
          </w:p>
        </w:tc>
      </w:tr>
      <w:tr w:rsidR="00883AC0" w:rsidRPr="004859FE" w14:paraId="1EA6EF64" w14:textId="77777777" w:rsidTr="00487509">
        <w:tc>
          <w:tcPr>
            <w:tcW w:w="204" w:type="pct"/>
          </w:tcPr>
          <w:p w14:paraId="09CF3EDC" w14:textId="77777777" w:rsidR="00883AC0" w:rsidRPr="005C36F9" w:rsidRDefault="00883AC0" w:rsidP="00487509">
            <w:r w:rsidRPr="005C36F9">
              <w:t>7</w:t>
            </w:r>
          </w:p>
        </w:tc>
        <w:tc>
          <w:tcPr>
            <w:tcW w:w="1341" w:type="pct"/>
          </w:tcPr>
          <w:p w14:paraId="6EAB39C9" w14:textId="77777777" w:rsidR="00883AC0" w:rsidRDefault="00883AC0" w:rsidP="00487509">
            <w:r>
              <w:t>CWSITHO_LowerBaseline</w:t>
            </w:r>
          </w:p>
          <w:p w14:paraId="39D4D93E" w14:textId="77777777" w:rsidR="00883AC0" w:rsidRPr="005C36F9" w:rsidRDefault="00883AC0" w:rsidP="00487509">
            <w:r>
              <w:t>CoeficientA</w:t>
            </w:r>
          </w:p>
        </w:tc>
        <w:tc>
          <w:tcPr>
            <w:tcW w:w="375" w:type="pct"/>
          </w:tcPr>
          <w:p w14:paraId="359EF7DD" w14:textId="77777777" w:rsidR="00883AC0" w:rsidRPr="005C36F9" w:rsidRDefault="00883AC0" w:rsidP="00487509">
            <w:r>
              <w:t>Double</w:t>
            </w:r>
          </w:p>
        </w:tc>
        <w:tc>
          <w:tcPr>
            <w:tcW w:w="455" w:type="pct"/>
          </w:tcPr>
          <w:p w14:paraId="2E97B90B" w14:textId="77777777" w:rsidR="00883AC0" w:rsidRPr="005C36F9" w:rsidRDefault="00883AC0" w:rsidP="00487509"/>
        </w:tc>
        <w:tc>
          <w:tcPr>
            <w:tcW w:w="477" w:type="pct"/>
          </w:tcPr>
          <w:p w14:paraId="0DA2BA15" w14:textId="77777777" w:rsidR="00883AC0" w:rsidRPr="005C36F9" w:rsidRDefault="00883AC0" w:rsidP="00487509">
            <w:r>
              <w:t>10000.00</w:t>
            </w:r>
          </w:p>
        </w:tc>
        <w:tc>
          <w:tcPr>
            <w:tcW w:w="455" w:type="pct"/>
          </w:tcPr>
          <w:p w14:paraId="36C97E5D" w14:textId="77777777" w:rsidR="00883AC0" w:rsidRPr="005C36F9" w:rsidRDefault="00883AC0" w:rsidP="00487509">
            <w:r>
              <w:t>-10000.00</w:t>
            </w:r>
          </w:p>
        </w:tc>
        <w:tc>
          <w:tcPr>
            <w:tcW w:w="661" w:type="pct"/>
          </w:tcPr>
          <w:p w14:paraId="6B017B3E" w14:textId="77777777" w:rsidR="00883AC0" w:rsidRPr="005C36F9" w:rsidRDefault="00883AC0" w:rsidP="00487509">
            <w:r>
              <w:t>-2.016800</w:t>
            </w:r>
          </w:p>
        </w:tc>
        <w:tc>
          <w:tcPr>
            <w:tcW w:w="1033" w:type="pct"/>
          </w:tcPr>
          <w:p w14:paraId="32E1E1FA" w14:textId="77777777" w:rsidR="00883AC0" w:rsidRPr="005C36F9" w:rsidRDefault="00883AC0" w:rsidP="00487509">
            <w:r>
              <w:t>Lower base line coefficient A, line slope (adimensional).</w:t>
            </w:r>
          </w:p>
        </w:tc>
      </w:tr>
      <w:tr w:rsidR="00883AC0" w:rsidRPr="004859FE" w14:paraId="461B8678" w14:textId="77777777" w:rsidTr="00487509">
        <w:tc>
          <w:tcPr>
            <w:tcW w:w="204" w:type="pct"/>
          </w:tcPr>
          <w:p w14:paraId="053A9251" w14:textId="77777777" w:rsidR="00883AC0" w:rsidRPr="005C36F9" w:rsidRDefault="00883AC0" w:rsidP="00487509">
            <w:r w:rsidRPr="005C36F9">
              <w:t>8</w:t>
            </w:r>
          </w:p>
        </w:tc>
        <w:tc>
          <w:tcPr>
            <w:tcW w:w="1341" w:type="pct"/>
          </w:tcPr>
          <w:p w14:paraId="330BEFBD" w14:textId="77777777" w:rsidR="00883AC0" w:rsidRDefault="00883AC0" w:rsidP="00487509">
            <w:r>
              <w:t>CWSITHO_LowerBaseline</w:t>
            </w:r>
          </w:p>
          <w:p w14:paraId="6BF8F5FB" w14:textId="77777777" w:rsidR="00883AC0" w:rsidRPr="005C36F9" w:rsidRDefault="00883AC0" w:rsidP="00487509">
            <w:r>
              <w:t>CoeficientB</w:t>
            </w:r>
          </w:p>
        </w:tc>
        <w:tc>
          <w:tcPr>
            <w:tcW w:w="375" w:type="pct"/>
          </w:tcPr>
          <w:p w14:paraId="49019399" w14:textId="77777777" w:rsidR="00883AC0" w:rsidRPr="005C36F9" w:rsidRDefault="00883AC0" w:rsidP="00487509">
            <w:r>
              <w:t>Double</w:t>
            </w:r>
          </w:p>
        </w:tc>
        <w:tc>
          <w:tcPr>
            <w:tcW w:w="455" w:type="pct"/>
          </w:tcPr>
          <w:p w14:paraId="5C882055" w14:textId="77777777" w:rsidR="00883AC0" w:rsidRPr="005C36F9" w:rsidRDefault="00883AC0" w:rsidP="00487509"/>
        </w:tc>
        <w:tc>
          <w:tcPr>
            <w:tcW w:w="477" w:type="pct"/>
          </w:tcPr>
          <w:p w14:paraId="6D4D4F38" w14:textId="77777777" w:rsidR="00883AC0" w:rsidRPr="005C36F9" w:rsidRDefault="00883AC0" w:rsidP="00487509">
            <w:r>
              <w:t>100.00</w:t>
            </w:r>
          </w:p>
        </w:tc>
        <w:tc>
          <w:tcPr>
            <w:tcW w:w="455" w:type="pct"/>
          </w:tcPr>
          <w:p w14:paraId="49E4F83A" w14:textId="77777777" w:rsidR="00883AC0" w:rsidRPr="005C36F9" w:rsidRDefault="00883AC0" w:rsidP="00487509">
            <w:r>
              <w:t>-100.00</w:t>
            </w:r>
          </w:p>
        </w:tc>
        <w:tc>
          <w:tcPr>
            <w:tcW w:w="661" w:type="pct"/>
          </w:tcPr>
          <w:p w14:paraId="70139DA9" w14:textId="77777777" w:rsidR="00883AC0" w:rsidRPr="005C36F9" w:rsidRDefault="00883AC0" w:rsidP="00487509">
            <w:r>
              <w:t>2.702</w:t>
            </w:r>
          </w:p>
        </w:tc>
        <w:tc>
          <w:tcPr>
            <w:tcW w:w="1033" w:type="pct"/>
          </w:tcPr>
          <w:p w14:paraId="3B945F5F" w14:textId="77777777" w:rsidR="00883AC0" w:rsidRPr="005C36F9" w:rsidRDefault="00883AC0" w:rsidP="00487509">
            <w:r>
              <w:t>Lower base line coefficient B, value of y when x=0 (Celsius degrees).</w:t>
            </w:r>
          </w:p>
        </w:tc>
      </w:tr>
      <w:tr w:rsidR="00883AC0" w:rsidRPr="004859FE" w14:paraId="1D6A0135" w14:textId="77777777" w:rsidTr="00487509">
        <w:tc>
          <w:tcPr>
            <w:tcW w:w="204" w:type="pct"/>
          </w:tcPr>
          <w:p w14:paraId="290283F6" w14:textId="77777777" w:rsidR="00883AC0" w:rsidRPr="005C36F9" w:rsidRDefault="00883AC0" w:rsidP="00487509">
            <w:r w:rsidRPr="005C36F9">
              <w:t>9</w:t>
            </w:r>
          </w:p>
        </w:tc>
        <w:tc>
          <w:tcPr>
            <w:tcW w:w="1341" w:type="pct"/>
          </w:tcPr>
          <w:p w14:paraId="608D2A17" w14:textId="77777777" w:rsidR="00883AC0" w:rsidRDefault="00883AC0" w:rsidP="00487509">
            <w:r>
              <w:t>CWSITHO_MaximumValueFor</w:t>
            </w:r>
          </w:p>
          <w:p w14:paraId="22949743" w14:textId="77777777" w:rsidR="00883AC0" w:rsidRPr="005C36F9" w:rsidRDefault="00883AC0" w:rsidP="00487509">
            <w:r>
              <w:t>Percentile</w:t>
            </w:r>
          </w:p>
        </w:tc>
        <w:tc>
          <w:tcPr>
            <w:tcW w:w="375" w:type="pct"/>
          </w:tcPr>
          <w:p w14:paraId="397BB630" w14:textId="77777777" w:rsidR="00883AC0" w:rsidRPr="005C36F9" w:rsidRDefault="00883AC0" w:rsidP="00487509">
            <w:r>
              <w:t>Double</w:t>
            </w:r>
          </w:p>
        </w:tc>
        <w:tc>
          <w:tcPr>
            <w:tcW w:w="455" w:type="pct"/>
          </w:tcPr>
          <w:p w14:paraId="5A0928E7" w14:textId="77777777" w:rsidR="00883AC0" w:rsidRPr="005C36F9" w:rsidRDefault="00883AC0" w:rsidP="00487509"/>
        </w:tc>
        <w:tc>
          <w:tcPr>
            <w:tcW w:w="477" w:type="pct"/>
          </w:tcPr>
          <w:p w14:paraId="2C72FB1D" w14:textId="77777777" w:rsidR="00883AC0" w:rsidRPr="005C36F9" w:rsidRDefault="00883AC0" w:rsidP="00487509">
            <w:r>
              <w:t>1.00</w:t>
            </w:r>
          </w:p>
        </w:tc>
        <w:tc>
          <w:tcPr>
            <w:tcW w:w="455" w:type="pct"/>
          </w:tcPr>
          <w:p w14:paraId="52184F2A" w14:textId="77777777" w:rsidR="00883AC0" w:rsidRPr="005C36F9" w:rsidRDefault="00883AC0" w:rsidP="00487509">
            <w:r>
              <w:t>0.01</w:t>
            </w:r>
          </w:p>
        </w:tc>
        <w:tc>
          <w:tcPr>
            <w:tcW w:w="661" w:type="pct"/>
          </w:tcPr>
          <w:p w14:paraId="09A1F0FA" w14:textId="77777777" w:rsidR="00883AC0" w:rsidRPr="005C36F9" w:rsidRDefault="00883AC0" w:rsidP="00487509"/>
        </w:tc>
        <w:tc>
          <w:tcPr>
            <w:tcW w:w="1033" w:type="pct"/>
          </w:tcPr>
          <w:p w14:paraId="24A65DD2" w14:textId="77777777" w:rsidR="00883AC0" w:rsidRPr="00617C85" w:rsidRDefault="00883AC0" w:rsidP="00487509">
            <w:r w:rsidRPr="00617C85">
              <w:t xml:space="preserve">Percentile value </w:t>
            </w:r>
            <w:r>
              <w:t>above</w:t>
            </w:r>
            <w:r w:rsidRPr="00617C85">
              <w:t xml:space="preserve"> which the plant's water status is considered anomalous.</w:t>
            </w:r>
          </w:p>
        </w:tc>
      </w:tr>
      <w:tr w:rsidR="00883AC0" w:rsidRPr="00617C85" w14:paraId="5F66C286" w14:textId="77777777" w:rsidTr="00487509">
        <w:tc>
          <w:tcPr>
            <w:tcW w:w="204" w:type="pct"/>
          </w:tcPr>
          <w:p w14:paraId="06BCFF69" w14:textId="77777777" w:rsidR="00883AC0" w:rsidRPr="005C36F9" w:rsidRDefault="00883AC0" w:rsidP="00487509">
            <w:r w:rsidRPr="005C36F9">
              <w:lastRenderedPageBreak/>
              <w:t>10</w:t>
            </w:r>
          </w:p>
        </w:tc>
        <w:tc>
          <w:tcPr>
            <w:tcW w:w="1341" w:type="pct"/>
          </w:tcPr>
          <w:p w14:paraId="1B9F189E" w14:textId="77777777" w:rsidR="00883AC0" w:rsidRDefault="00883AC0" w:rsidP="00487509">
            <w:r>
              <w:t>CWSITHO_NumberOfClusters</w:t>
            </w:r>
          </w:p>
          <w:p w14:paraId="41802516" w14:textId="77777777" w:rsidR="00883AC0" w:rsidRPr="005C36F9" w:rsidRDefault="00883AC0" w:rsidP="00487509">
            <w:r>
              <w:t>ForKmeans</w:t>
            </w:r>
          </w:p>
        </w:tc>
        <w:tc>
          <w:tcPr>
            <w:tcW w:w="375" w:type="pct"/>
          </w:tcPr>
          <w:p w14:paraId="6C1BA5F7" w14:textId="77777777" w:rsidR="00883AC0" w:rsidRPr="005C36F9" w:rsidRDefault="00883AC0" w:rsidP="00487509">
            <w:r>
              <w:t>Int</w:t>
            </w:r>
          </w:p>
        </w:tc>
        <w:tc>
          <w:tcPr>
            <w:tcW w:w="455" w:type="pct"/>
          </w:tcPr>
          <w:p w14:paraId="7BBAE0EC" w14:textId="77777777" w:rsidR="00883AC0" w:rsidRPr="005C36F9" w:rsidRDefault="00883AC0" w:rsidP="00487509"/>
        </w:tc>
        <w:tc>
          <w:tcPr>
            <w:tcW w:w="477" w:type="pct"/>
          </w:tcPr>
          <w:p w14:paraId="4B53C907" w14:textId="77777777" w:rsidR="00883AC0" w:rsidRPr="005C36F9" w:rsidRDefault="00883AC0" w:rsidP="00487509">
            <w:r>
              <w:t>50.00</w:t>
            </w:r>
          </w:p>
        </w:tc>
        <w:tc>
          <w:tcPr>
            <w:tcW w:w="455" w:type="pct"/>
          </w:tcPr>
          <w:p w14:paraId="6853DECB" w14:textId="77777777" w:rsidR="00883AC0" w:rsidRPr="005C36F9" w:rsidRDefault="00883AC0" w:rsidP="00487509">
            <w:r>
              <w:t>2.00</w:t>
            </w:r>
          </w:p>
        </w:tc>
        <w:tc>
          <w:tcPr>
            <w:tcW w:w="661" w:type="pct"/>
          </w:tcPr>
          <w:p w14:paraId="7496F5FF" w14:textId="77777777" w:rsidR="00883AC0" w:rsidRPr="005C36F9" w:rsidRDefault="00883AC0" w:rsidP="00487509"/>
        </w:tc>
        <w:tc>
          <w:tcPr>
            <w:tcW w:w="1033" w:type="pct"/>
          </w:tcPr>
          <w:p w14:paraId="5E683930" w14:textId="77777777" w:rsidR="00883AC0" w:rsidRPr="005C36F9" w:rsidRDefault="00883AC0" w:rsidP="00487509">
            <w:r w:rsidRPr="00617C85">
              <w:t>Number of groups in which the program will classify the plants based on their CWSI.</w:t>
            </w:r>
          </w:p>
        </w:tc>
      </w:tr>
    </w:tbl>
    <w:p w14:paraId="746B0537" w14:textId="6D742EAD" w:rsidR="00883AC0" w:rsidRDefault="00883AC0" w:rsidP="004E3152">
      <w:pPr>
        <w:sectPr w:rsidR="00883AC0" w:rsidSect="00883AC0">
          <w:pgSz w:w="16838" w:h="11906" w:orient="landscape"/>
          <w:pgMar w:top="1440" w:right="1701" w:bottom="1304" w:left="1361" w:header="709" w:footer="0" w:gutter="0"/>
          <w:cols w:space="708"/>
          <w:formProt w:val="0"/>
          <w:docGrid w:linePitch="360"/>
        </w:sectPr>
      </w:pPr>
    </w:p>
    <w:p w14:paraId="1C13AB56" w14:textId="77777777" w:rsidR="00B16ADF" w:rsidRDefault="00B16ADF" w:rsidP="00B16ADF">
      <w:r w:rsidRPr="00D51D3A">
        <w:lastRenderedPageBreak/>
        <w:t>Copyright © 202</w:t>
      </w:r>
      <w:r>
        <w:t>2</w:t>
      </w:r>
      <w:r w:rsidRPr="00D51D3A">
        <w:t>.  All rights reserved.</w:t>
      </w:r>
    </w:p>
    <w:p w14:paraId="39A0B665" w14:textId="77777777" w:rsidR="00B16ADF" w:rsidRPr="00D51D3A" w:rsidRDefault="00B16ADF" w:rsidP="00B16ADF"/>
    <w:p w14:paraId="6582045A" w14:textId="157B2C6C" w:rsidR="00B16ADF" w:rsidRDefault="00CE725B" w:rsidP="00B16ADF">
      <w:pPr>
        <w:jc w:val="center"/>
        <w:rPr>
          <w:noProof/>
          <w:lang w:eastAsia="el-GR"/>
        </w:rPr>
      </w:pPr>
      <w:r w:rsidRPr="004C5345">
        <w:rPr>
          <w:noProof/>
          <w:lang w:val="es-ES" w:eastAsia="es-ES"/>
        </w:rPr>
        <w:drawing>
          <wp:inline distT="0" distB="0" distL="0" distR="0" wp14:anchorId="3163DF63" wp14:editId="5F7D9CA0">
            <wp:extent cx="5391150" cy="191452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1150" cy="1914525"/>
                    </a:xfrm>
                    <a:prstGeom prst="rect">
                      <a:avLst/>
                    </a:prstGeom>
                    <a:noFill/>
                    <a:ln>
                      <a:noFill/>
                    </a:ln>
                  </pic:spPr>
                </pic:pic>
              </a:graphicData>
            </a:graphic>
          </wp:inline>
        </w:drawing>
      </w:r>
    </w:p>
    <w:p w14:paraId="375BB992" w14:textId="3463DF21" w:rsidR="00B16ADF" w:rsidRDefault="00B16ADF" w:rsidP="03506E99">
      <w:pPr>
        <w:pStyle w:val="projecttitlefrontpage"/>
      </w:pPr>
      <w:r w:rsidRPr="03506E99">
        <w:rPr>
          <w:sz w:val="28"/>
          <w:szCs w:val="28"/>
        </w:rPr>
        <w:t xml:space="preserve">A </w:t>
      </w:r>
      <w:r w:rsidR="150A504A" w:rsidRPr="03506E99">
        <w:rPr>
          <w:sz w:val="28"/>
          <w:szCs w:val="28"/>
        </w:rPr>
        <w:t xml:space="preserve">Holistic </w:t>
      </w:r>
      <w:r w:rsidR="000656F2">
        <w:rPr>
          <w:sz w:val="28"/>
          <w:szCs w:val="28"/>
        </w:rPr>
        <w:t>Approach to Sustainable, Digital EU Agriculture, Forestry, Livestock and Rural Development based on Reconfigurable Aerial Enablers and Edge Artificial Intelligence-on-Demand Systems</w:t>
      </w:r>
    </w:p>
    <w:p w14:paraId="1B86F88F" w14:textId="77777777" w:rsidR="006F1350" w:rsidRPr="006F1350" w:rsidRDefault="006F1350" w:rsidP="006F1350">
      <w:pPr>
        <w:rPr>
          <w:b/>
          <w:lang w:val="en-US"/>
        </w:rPr>
      </w:pPr>
    </w:p>
    <w:p w14:paraId="3AE9C11B" w14:textId="226BC590" w:rsidR="006F1350" w:rsidRPr="00190C68" w:rsidRDefault="006F1350" w:rsidP="006F1350">
      <w:pPr>
        <w:rPr>
          <w:b/>
        </w:rPr>
      </w:pPr>
      <w:r w:rsidRPr="00190C68">
        <w:rPr>
          <w:b/>
        </w:rPr>
        <w:t xml:space="preserve">The Members of the </w:t>
      </w:r>
      <w:r>
        <w:rPr>
          <w:b/>
        </w:rPr>
        <w:t>CHAMELEON</w:t>
      </w:r>
      <w:r w:rsidRPr="00190C68">
        <w:rPr>
          <w:b/>
        </w:rPr>
        <w:t xml:space="preserve"> Consortium:</w:t>
      </w:r>
      <w:r>
        <w:rPr>
          <w:b/>
        </w:rPr>
        <w:t xml:space="preserve">  </w:t>
      </w:r>
    </w:p>
    <w:tbl>
      <w:tblPr>
        <w:tblStyle w:val="Tablaconcuadrcula"/>
        <w:tblW w:w="8505" w:type="dxa"/>
        <w:jc w:val="center"/>
        <w:tblBorders>
          <w:top w:val="none" w:sz="0" w:space="0" w:color="auto"/>
          <w:bottom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049"/>
        <w:gridCol w:w="2054"/>
        <w:gridCol w:w="2301"/>
        <w:gridCol w:w="10"/>
        <w:gridCol w:w="2081"/>
        <w:gridCol w:w="10"/>
      </w:tblGrid>
      <w:tr w:rsidR="006F1350" w:rsidRPr="00190C68" w14:paraId="13BC93BC" w14:textId="77777777" w:rsidTr="00093F2E">
        <w:trPr>
          <w:cnfStyle w:val="100000000000" w:firstRow="1" w:lastRow="0" w:firstColumn="0" w:lastColumn="0" w:oddVBand="0" w:evenVBand="0" w:oddHBand="0" w:evenHBand="0" w:firstRowFirstColumn="0" w:firstRowLastColumn="0" w:lastRowFirstColumn="0" w:lastRowLastColumn="0"/>
          <w:trHeight w:val="20"/>
          <w:jc w:val="center"/>
        </w:trPr>
        <w:tc>
          <w:tcPr>
            <w:tcW w:w="2122" w:type="dxa"/>
            <w:shd w:val="clear" w:color="auto" w:fill="auto"/>
            <w:vAlign w:val="center"/>
          </w:tcPr>
          <w:p w14:paraId="34A20738" w14:textId="77777777" w:rsidR="006F1350" w:rsidRPr="00190C68" w:rsidRDefault="006F1350" w:rsidP="00093F2E">
            <w:pPr>
              <w:spacing w:after="160" w:line="259" w:lineRule="auto"/>
              <w:jc w:val="center"/>
            </w:pPr>
            <w:r>
              <w:rPr>
                <w:noProof/>
                <w:lang w:val="es-ES" w:eastAsia="es-ES"/>
              </w:rPr>
              <w:drawing>
                <wp:inline distT="0" distB="0" distL="0" distR="0" wp14:anchorId="1FF99E63" wp14:editId="67D25FDD">
                  <wp:extent cx="1008000" cy="1008000"/>
                  <wp:effectExtent l="0" t="0" r="190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ack logo - no background.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008000" cy="1008000"/>
                          </a:xfrm>
                          <a:prstGeom prst="rect">
                            <a:avLst/>
                          </a:prstGeom>
                        </pic:spPr>
                      </pic:pic>
                    </a:graphicData>
                  </a:graphic>
                </wp:inline>
              </w:drawing>
            </w:r>
          </w:p>
        </w:tc>
        <w:tc>
          <w:tcPr>
            <w:tcW w:w="2126" w:type="dxa"/>
            <w:shd w:val="clear" w:color="auto" w:fill="auto"/>
            <w:vAlign w:val="center"/>
          </w:tcPr>
          <w:p w14:paraId="46FBC416" w14:textId="28BA700C" w:rsidR="006F1350" w:rsidRPr="00190C68" w:rsidRDefault="00590F93" w:rsidP="00093F2E">
            <w:pPr>
              <w:spacing w:after="160" w:line="259" w:lineRule="auto"/>
              <w:jc w:val="center"/>
            </w:pPr>
            <w:r>
              <w:rPr>
                <w:noProof/>
              </w:rPr>
              <w:drawing>
                <wp:inline distT="0" distB="0" distL="0" distR="0" wp14:anchorId="13694DCF" wp14:editId="5693EF24">
                  <wp:extent cx="1250315" cy="721995"/>
                  <wp:effectExtent l="0" t="0" r="6985"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restia Logo-02.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250315" cy="721995"/>
                          </a:xfrm>
                          <a:prstGeom prst="rect">
                            <a:avLst/>
                          </a:prstGeom>
                        </pic:spPr>
                      </pic:pic>
                    </a:graphicData>
                  </a:graphic>
                </wp:inline>
              </w:drawing>
            </w:r>
          </w:p>
        </w:tc>
        <w:tc>
          <w:tcPr>
            <w:tcW w:w="2392" w:type="dxa"/>
            <w:gridSpan w:val="2"/>
            <w:shd w:val="clear" w:color="auto" w:fill="auto"/>
            <w:vAlign w:val="center"/>
          </w:tcPr>
          <w:p w14:paraId="439E6A8A" w14:textId="77777777" w:rsidR="006F1350" w:rsidRPr="00190C68" w:rsidRDefault="006F1350" w:rsidP="00093F2E">
            <w:pPr>
              <w:spacing w:after="160" w:line="259" w:lineRule="auto"/>
              <w:jc w:val="center"/>
            </w:pPr>
            <w:r>
              <w:rPr>
                <w:noProof/>
                <w:lang w:val="es-ES" w:eastAsia="es-ES"/>
              </w:rPr>
              <w:drawing>
                <wp:inline distT="0" distB="0" distL="0" distR="0" wp14:anchorId="22C806B5" wp14:editId="6EB61CCD">
                  <wp:extent cx="1260000" cy="2700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iDEAS New Logo.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260000" cy="270000"/>
                          </a:xfrm>
                          <a:prstGeom prst="rect">
                            <a:avLst/>
                          </a:prstGeom>
                        </pic:spPr>
                      </pic:pic>
                    </a:graphicData>
                  </a:graphic>
                </wp:inline>
              </w:drawing>
            </w:r>
          </w:p>
        </w:tc>
        <w:tc>
          <w:tcPr>
            <w:tcW w:w="2164" w:type="dxa"/>
            <w:gridSpan w:val="2"/>
            <w:shd w:val="clear" w:color="auto" w:fill="auto"/>
            <w:vAlign w:val="center"/>
          </w:tcPr>
          <w:p w14:paraId="2F6A1536" w14:textId="77777777" w:rsidR="006F1350" w:rsidRPr="00190C68" w:rsidRDefault="006F1350" w:rsidP="00093F2E">
            <w:pPr>
              <w:spacing w:after="160" w:line="259" w:lineRule="auto"/>
              <w:jc w:val="center"/>
            </w:pPr>
            <w:r>
              <w:rPr>
                <w:noProof/>
                <w:lang w:val="es-ES" w:eastAsia="es-ES"/>
              </w:rPr>
              <w:drawing>
                <wp:inline distT="0" distB="0" distL="0" distR="0" wp14:anchorId="5B7BD683" wp14:editId="092E0693">
                  <wp:extent cx="1260000" cy="6300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vila.jpg"/>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1260000" cy="630000"/>
                          </a:xfrm>
                          <a:prstGeom prst="rect">
                            <a:avLst/>
                          </a:prstGeom>
                        </pic:spPr>
                      </pic:pic>
                    </a:graphicData>
                  </a:graphic>
                </wp:inline>
              </w:drawing>
            </w:r>
          </w:p>
        </w:tc>
      </w:tr>
      <w:tr w:rsidR="006F1350" w:rsidRPr="00190C68" w14:paraId="2DD0C8AD" w14:textId="77777777" w:rsidTr="00093F2E">
        <w:trPr>
          <w:gridAfter w:val="1"/>
          <w:wAfter w:w="10" w:type="dxa"/>
          <w:trHeight w:val="20"/>
          <w:jc w:val="center"/>
        </w:trPr>
        <w:tc>
          <w:tcPr>
            <w:tcW w:w="2122" w:type="dxa"/>
            <w:vAlign w:val="center"/>
          </w:tcPr>
          <w:p w14:paraId="447C41FA" w14:textId="77777777" w:rsidR="006F1350" w:rsidRPr="00190C68" w:rsidRDefault="006F1350" w:rsidP="00093F2E">
            <w:pPr>
              <w:spacing w:after="160" w:line="259" w:lineRule="auto"/>
              <w:jc w:val="center"/>
              <w:rPr>
                <w:b/>
              </w:rPr>
            </w:pPr>
            <w:r>
              <w:rPr>
                <w:b/>
                <w:noProof/>
                <w:lang w:val="es-ES" w:eastAsia="es-ES"/>
              </w:rPr>
              <w:drawing>
                <wp:inline distT="0" distB="0" distL="0" distR="0" wp14:anchorId="360B641D" wp14:editId="6E0C786F">
                  <wp:extent cx="1260000" cy="2304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lair.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60000" cy="230400"/>
                          </a:xfrm>
                          <a:prstGeom prst="rect">
                            <a:avLst/>
                          </a:prstGeom>
                        </pic:spPr>
                      </pic:pic>
                    </a:graphicData>
                  </a:graphic>
                </wp:inline>
              </w:drawing>
            </w:r>
          </w:p>
        </w:tc>
        <w:tc>
          <w:tcPr>
            <w:tcW w:w="2126" w:type="dxa"/>
            <w:vAlign w:val="center"/>
          </w:tcPr>
          <w:p w14:paraId="6DFBF3E0" w14:textId="77777777" w:rsidR="006F1350" w:rsidRPr="00190C68" w:rsidRDefault="006F1350" w:rsidP="00093F2E">
            <w:pPr>
              <w:spacing w:after="160" w:line="259" w:lineRule="auto"/>
              <w:jc w:val="center"/>
              <w:rPr>
                <w:b/>
              </w:rPr>
            </w:pPr>
            <w:r>
              <w:rPr>
                <w:b/>
                <w:noProof/>
                <w:lang w:val="es-ES" w:eastAsia="es-ES"/>
              </w:rPr>
              <w:drawing>
                <wp:inline distT="0" distB="0" distL="0" distR="0" wp14:anchorId="6F753A99" wp14:editId="64AE87C6">
                  <wp:extent cx="1199764" cy="270000"/>
                  <wp:effectExtent l="0" t="0" r="63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ogo_Johanniter-Unfall-Hilfe_4c_cmyk_300dpi.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199764" cy="270000"/>
                          </a:xfrm>
                          <a:prstGeom prst="rect">
                            <a:avLst/>
                          </a:prstGeom>
                        </pic:spPr>
                      </pic:pic>
                    </a:graphicData>
                  </a:graphic>
                </wp:inline>
              </w:drawing>
            </w:r>
          </w:p>
        </w:tc>
        <w:tc>
          <w:tcPr>
            <w:tcW w:w="2382" w:type="dxa"/>
            <w:vAlign w:val="center"/>
          </w:tcPr>
          <w:p w14:paraId="75C7D354" w14:textId="77777777" w:rsidR="006F1350" w:rsidRPr="00190C68" w:rsidRDefault="006F1350" w:rsidP="00093F2E">
            <w:pPr>
              <w:spacing w:after="160" w:line="259" w:lineRule="auto"/>
              <w:jc w:val="center"/>
              <w:rPr>
                <w:b/>
              </w:rPr>
            </w:pPr>
            <w:r>
              <w:rPr>
                <w:b/>
                <w:noProof/>
                <w:lang w:val="es-ES" w:eastAsia="es-ES"/>
              </w:rPr>
              <w:drawing>
                <wp:inline distT="0" distB="0" distL="0" distR="0" wp14:anchorId="211495D6" wp14:editId="2DC50863">
                  <wp:extent cx="1260000" cy="5760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ammc_logo.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260000" cy="576000"/>
                          </a:xfrm>
                          <a:prstGeom prst="rect">
                            <a:avLst/>
                          </a:prstGeom>
                        </pic:spPr>
                      </pic:pic>
                    </a:graphicData>
                  </a:graphic>
                </wp:inline>
              </w:drawing>
            </w:r>
          </w:p>
        </w:tc>
        <w:tc>
          <w:tcPr>
            <w:tcW w:w="2164" w:type="dxa"/>
            <w:gridSpan w:val="2"/>
            <w:vAlign w:val="center"/>
          </w:tcPr>
          <w:p w14:paraId="0E034092" w14:textId="77777777" w:rsidR="006F1350" w:rsidRPr="00190C68" w:rsidRDefault="006F1350" w:rsidP="00093F2E">
            <w:pPr>
              <w:spacing w:after="160" w:line="259" w:lineRule="auto"/>
              <w:jc w:val="center"/>
              <w:rPr>
                <w:b/>
              </w:rPr>
            </w:pPr>
            <w:r>
              <w:rPr>
                <w:b/>
                <w:noProof/>
                <w:lang w:val="es-ES" w:eastAsia="es-ES"/>
              </w:rPr>
              <w:drawing>
                <wp:inline distT="0" distB="0" distL="0" distR="0" wp14:anchorId="7ADF890A" wp14:editId="6C9944FC">
                  <wp:extent cx="871200" cy="1008000"/>
                  <wp:effectExtent l="0" t="0" r="5715" b="190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maich_logo_big.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871200" cy="1008000"/>
                          </a:xfrm>
                          <a:prstGeom prst="rect">
                            <a:avLst/>
                          </a:prstGeom>
                        </pic:spPr>
                      </pic:pic>
                    </a:graphicData>
                  </a:graphic>
                </wp:inline>
              </w:drawing>
            </w:r>
          </w:p>
        </w:tc>
      </w:tr>
      <w:tr w:rsidR="006F1350" w:rsidRPr="00190C68" w14:paraId="6A5C57FD" w14:textId="77777777" w:rsidTr="00093F2E">
        <w:trPr>
          <w:gridAfter w:val="1"/>
          <w:wAfter w:w="10" w:type="dxa"/>
          <w:trHeight w:val="20"/>
          <w:jc w:val="center"/>
        </w:trPr>
        <w:tc>
          <w:tcPr>
            <w:tcW w:w="2122" w:type="dxa"/>
            <w:vAlign w:val="center"/>
          </w:tcPr>
          <w:p w14:paraId="3DAF720F" w14:textId="77777777" w:rsidR="006F1350" w:rsidRPr="00190C68" w:rsidRDefault="006F1350" w:rsidP="00093F2E">
            <w:pPr>
              <w:spacing w:after="160" w:line="259" w:lineRule="auto"/>
              <w:jc w:val="center"/>
              <w:rPr>
                <w:b/>
              </w:rPr>
            </w:pPr>
            <w:r>
              <w:rPr>
                <w:b/>
                <w:noProof/>
                <w:lang w:val="es-ES" w:eastAsia="es-ES"/>
              </w:rPr>
              <w:drawing>
                <wp:inline distT="0" distB="0" distL="0" distR="0" wp14:anchorId="4EF8573B" wp14:editId="28374AA0">
                  <wp:extent cx="1008000" cy="1008000"/>
                  <wp:effectExtent l="0" t="0" r="1905"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quaredev A.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008000" cy="1008000"/>
                          </a:xfrm>
                          <a:prstGeom prst="rect">
                            <a:avLst/>
                          </a:prstGeom>
                        </pic:spPr>
                      </pic:pic>
                    </a:graphicData>
                  </a:graphic>
                </wp:inline>
              </w:drawing>
            </w:r>
          </w:p>
        </w:tc>
        <w:tc>
          <w:tcPr>
            <w:tcW w:w="2126" w:type="dxa"/>
            <w:vAlign w:val="center"/>
          </w:tcPr>
          <w:p w14:paraId="0EB781CB" w14:textId="77777777" w:rsidR="006F1350" w:rsidRPr="00190C68" w:rsidRDefault="006F1350" w:rsidP="00093F2E">
            <w:pPr>
              <w:spacing w:after="160" w:line="259" w:lineRule="auto"/>
              <w:jc w:val="center"/>
              <w:rPr>
                <w:b/>
              </w:rPr>
            </w:pPr>
            <w:r>
              <w:rPr>
                <w:b/>
                <w:noProof/>
                <w:lang w:val="es-ES" w:eastAsia="es-ES"/>
              </w:rPr>
              <w:drawing>
                <wp:inline distT="0" distB="0" distL="0" distR="0" wp14:anchorId="6C36ADF2" wp14:editId="649323B8">
                  <wp:extent cx="1260000" cy="227390"/>
                  <wp:effectExtent l="0" t="0" r="0" b="127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UCLM_LOGO.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260000" cy="227390"/>
                          </a:xfrm>
                          <a:prstGeom prst="rect">
                            <a:avLst/>
                          </a:prstGeom>
                        </pic:spPr>
                      </pic:pic>
                    </a:graphicData>
                  </a:graphic>
                </wp:inline>
              </w:drawing>
            </w:r>
          </w:p>
        </w:tc>
        <w:tc>
          <w:tcPr>
            <w:tcW w:w="2382" w:type="dxa"/>
            <w:vAlign w:val="center"/>
          </w:tcPr>
          <w:p w14:paraId="30FB0224" w14:textId="77777777" w:rsidR="006F1350" w:rsidRPr="00190C68" w:rsidRDefault="006F1350" w:rsidP="00093F2E">
            <w:pPr>
              <w:spacing w:after="160" w:line="259" w:lineRule="auto"/>
              <w:jc w:val="center"/>
              <w:rPr>
                <w:b/>
              </w:rPr>
            </w:pPr>
            <w:r>
              <w:rPr>
                <w:b/>
                <w:noProof/>
                <w:lang w:val="es-ES" w:eastAsia="es-ES"/>
              </w:rPr>
              <w:drawing>
                <wp:inline distT="0" distB="0" distL="0" distR="0" wp14:anchorId="2FFB8495" wp14:editId="516769CE">
                  <wp:extent cx="1260000" cy="618904"/>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ogo_oficial_RBG_white.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260000" cy="618904"/>
                          </a:xfrm>
                          <a:prstGeom prst="rect">
                            <a:avLst/>
                          </a:prstGeom>
                        </pic:spPr>
                      </pic:pic>
                    </a:graphicData>
                  </a:graphic>
                </wp:inline>
              </w:drawing>
            </w:r>
          </w:p>
        </w:tc>
        <w:tc>
          <w:tcPr>
            <w:tcW w:w="2164" w:type="dxa"/>
            <w:gridSpan w:val="2"/>
            <w:vAlign w:val="center"/>
          </w:tcPr>
          <w:p w14:paraId="288DFE2A" w14:textId="77777777" w:rsidR="006F1350" w:rsidRPr="00190C68" w:rsidRDefault="006F1350" w:rsidP="00093F2E">
            <w:pPr>
              <w:spacing w:after="160" w:line="259" w:lineRule="auto"/>
              <w:jc w:val="center"/>
              <w:rPr>
                <w:b/>
              </w:rPr>
            </w:pPr>
            <w:r>
              <w:rPr>
                <w:b/>
                <w:noProof/>
                <w:lang w:val="es-ES" w:eastAsia="es-ES"/>
              </w:rPr>
              <w:drawing>
                <wp:inline distT="0" distB="0" distL="0" distR="0" wp14:anchorId="07A1A3C3" wp14:editId="5F1427E2">
                  <wp:extent cx="1260000" cy="3492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arca-UniversidadSalamanca-color.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260000" cy="349200"/>
                          </a:xfrm>
                          <a:prstGeom prst="rect">
                            <a:avLst/>
                          </a:prstGeom>
                        </pic:spPr>
                      </pic:pic>
                    </a:graphicData>
                  </a:graphic>
                </wp:inline>
              </w:drawing>
            </w:r>
          </w:p>
        </w:tc>
      </w:tr>
    </w:tbl>
    <w:p w14:paraId="3FB818A4" w14:textId="3162A946" w:rsidR="00B16ADF" w:rsidRPr="001101DC" w:rsidRDefault="00B16ADF" w:rsidP="00B16ADF">
      <w:pPr>
        <w:rPr>
          <w:b/>
          <w:bCs/>
        </w:rPr>
      </w:pPr>
      <w:r w:rsidRPr="001101DC">
        <w:rPr>
          <w:b/>
          <w:bCs/>
        </w:rPr>
        <w:t xml:space="preserve">Contact: </w:t>
      </w:r>
    </w:p>
    <w:tbl>
      <w:tblPr>
        <w:tblStyle w:val="Tablaconcuadrcula6concolores-nfasis3"/>
        <w:tblW w:w="9252" w:type="dxa"/>
        <w:tblLook w:val="04A0" w:firstRow="1" w:lastRow="0" w:firstColumn="1" w:lastColumn="0" w:noHBand="0" w:noVBand="1"/>
      </w:tblPr>
      <w:tblGrid>
        <w:gridCol w:w="4626"/>
        <w:gridCol w:w="4626"/>
      </w:tblGrid>
      <w:tr w:rsidR="00B16ADF" w:rsidRPr="006467C7" w14:paraId="1A4D91F0" w14:textId="77777777" w:rsidTr="00956B86">
        <w:trPr>
          <w:cnfStyle w:val="100000000000" w:firstRow="1" w:lastRow="0" w:firstColumn="0" w:lastColumn="0" w:oddVBand="0" w:evenVBand="0" w:oddHBand="0"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4626" w:type="dxa"/>
          </w:tcPr>
          <w:p w14:paraId="1496269E" w14:textId="56B556FA" w:rsidR="00B16ADF" w:rsidRDefault="00B16ADF" w:rsidP="003651AE">
            <w:pPr>
              <w:rPr>
                <w:b w:val="0"/>
                <w:bCs w:val="0"/>
              </w:rPr>
            </w:pPr>
            <w:r w:rsidRPr="000218FF">
              <w:rPr>
                <w:b w:val="0"/>
                <w:bCs w:val="0"/>
              </w:rPr>
              <w:t>Project Coordinator:</w:t>
            </w:r>
            <w:r w:rsidRPr="006467C7">
              <w:t xml:space="preserve"> </w:t>
            </w:r>
            <w:r w:rsidR="00956B86">
              <w:t>Pantelis Velanas</w:t>
            </w:r>
          </w:p>
          <w:p w14:paraId="5F544979" w14:textId="3B3D8D9E" w:rsidR="00B16ADF" w:rsidRPr="009B1A44" w:rsidRDefault="00956B86" w:rsidP="003651AE">
            <w:pPr>
              <w:rPr>
                <w:b w:val="0"/>
                <w:bCs w:val="0"/>
              </w:rPr>
            </w:pPr>
            <w:r>
              <w:rPr>
                <w:rFonts w:eastAsia="Times New Roman"/>
                <w:b w:val="0"/>
                <w:bCs w:val="0"/>
                <w:lang w:eastAsia="el-GR"/>
              </w:rPr>
              <w:t>Acceligence Ltd.</w:t>
            </w:r>
          </w:p>
        </w:tc>
        <w:tc>
          <w:tcPr>
            <w:tcW w:w="4626" w:type="dxa"/>
          </w:tcPr>
          <w:p w14:paraId="3F938B23" w14:textId="7642BFC8" w:rsidR="00B16ADF" w:rsidRPr="000218FF" w:rsidRDefault="00B16ADF" w:rsidP="003651AE">
            <w:pPr>
              <w:cnfStyle w:val="100000000000" w:firstRow="1" w:lastRow="0" w:firstColumn="0" w:lastColumn="0" w:oddVBand="0" w:evenVBand="0" w:oddHBand="0" w:evenHBand="0" w:firstRowFirstColumn="0" w:firstRowLastColumn="0" w:lastRowFirstColumn="0" w:lastRowLastColumn="0"/>
              <w:rPr>
                <w:b w:val="0"/>
                <w:bCs w:val="0"/>
              </w:rPr>
            </w:pPr>
            <w:r w:rsidRPr="000218FF">
              <w:rPr>
                <w:rFonts w:eastAsia="Times New Roman"/>
                <w:b w:val="0"/>
                <w:bCs w:val="0"/>
                <w:lang w:eastAsia="el-GR"/>
              </w:rPr>
              <w:t xml:space="preserve"> </w:t>
            </w:r>
            <w:hyperlink r:id="rId46" w:history="1">
              <w:r w:rsidR="00864F0E" w:rsidRPr="0019699F">
                <w:rPr>
                  <w:rStyle w:val="Hipervnculo"/>
                </w:rPr>
                <w:t>pvelanas@accelligence.tech</w:t>
              </w:r>
            </w:hyperlink>
          </w:p>
        </w:tc>
      </w:tr>
    </w:tbl>
    <w:p w14:paraId="2CE45DF5" w14:textId="77777777" w:rsidR="00B16ADF" w:rsidRDefault="00B16ADF" w:rsidP="00B16ADF">
      <w:pPr>
        <w:pStyle w:val="Section"/>
      </w:pPr>
    </w:p>
    <w:p w14:paraId="4FF55B91" w14:textId="77777777" w:rsidR="00B16ADF" w:rsidRDefault="00B16ADF" w:rsidP="00B16ADF">
      <w:pPr>
        <w:pStyle w:val="Section"/>
      </w:pPr>
      <w:r>
        <w:lastRenderedPageBreak/>
        <w:t>Disclaimer</w:t>
      </w:r>
    </w:p>
    <w:p w14:paraId="12C6A22B" w14:textId="13C43292" w:rsidR="00B16ADF" w:rsidRDefault="001F5CCD" w:rsidP="00B16ADF">
      <w:r w:rsidRPr="00C14C3A">
        <w:rPr>
          <w:lang w:val="en-US"/>
        </w:rPr>
        <w:t>Funded by the European Union. Views and opinions expressed are however those of the author(s) only and do not necessarily reflect those of the European Union or the European Research Executive Agency. Neither the European Union nor the European Research Executive Agency can be held responsible for them.</w:t>
      </w:r>
    </w:p>
    <w:p w14:paraId="694812F3" w14:textId="77777777" w:rsidR="00B16ADF" w:rsidRPr="00D51D3A" w:rsidRDefault="00B16ADF" w:rsidP="00B16ADF"/>
    <w:p w14:paraId="2FD0AFD8" w14:textId="77777777" w:rsidR="009C1867" w:rsidRPr="00D51D3A" w:rsidRDefault="009C1867" w:rsidP="00B16ADF">
      <w:pPr>
        <w:pStyle w:val="Section"/>
      </w:pPr>
    </w:p>
    <w:sectPr w:rsidR="009C1867" w:rsidRPr="00D51D3A" w:rsidSect="00221085">
      <w:headerReference w:type="even" r:id="rId47"/>
      <w:headerReference w:type="default" r:id="rId48"/>
      <w:footerReference w:type="default" r:id="rId49"/>
      <w:headerReference w:type="first" r:id="rId50"/>
      <w:pgSz w:w="11906" w:h="16838"/>
      <w:pgMar w:top="1701" w:right="1304" w:bottom="1361" w:left="1440" w:header="709" w:footer="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FB9175" w14:textId="77777777" w:rsidR="00D65516" w:rsidRDefault="00D65516" w:rsidP="004E3152">
      <w:r>
        <w:separator/>
      </w:r>
    </w:p>
  </w:endnote>
  <w:endnote w:type="continuationSeparator" w:id="0">
    <w:p w14:paraId="6240F242" w14:textId="77777777" w:rsidR="00D65516" w:rsidRDefault="00D65516" w:rsidP="004E3152">
      <w:r>
        <w:continuationSeparator/>
      </w:r>
    </w:p>
  </w:endnote>
  <w:endnote w:type="continuationNotice" w:id="1">
    <w:p w14:paraId="7BFEC23C" w14:textId="77777777" w:rsidR="00D65516" w:rsidRDefault="00D6551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badi Mt">
    <w:altName w:val="Cambria"/>
    <w:panose1 w:val="00000000000000000000"/>
    <w:charset w:val="00"/>
    <w:family w:val="roman"/>
    <w:notTrueType/>
    <w:pitch w:val="default"/>
  </w:font>
  <w:font w:name="Brandon Grotesque Regular">
    <w:altName w:val="Calibri"/>
    <w:panose1 w:val="00000000000000000000"/>
    <w:charset w:val="00"/>
    <w:family w:val="swiss"/>
    <w:notTrueType/>
    <w:pitch w:val="variable"/>
    <w:sig w:usb0="A00000AF" w:usb1="5000205B" w:usb2="00000000" w:usb3="00000000" w:csb0="0000009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badi bol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normal4"/>
      <w:tblW w:w="0" w:type="auto"/>
      <w:tblLook w:val="04A0" w:firstRow="1" w:lastRow="0" w:firstColumn="1" w:lastColumn="0" w:noHBand="0" w:noVBand="1"/>
    </w:tblPr>
    <w:tblGrid>
      <w:gridCol w:w="2381"/>
      <w:gridCol w:w="2381"/>
      <w:gridCol w:w="2381"/>
      <w:gridCol w:w="2382"/>
    </w:tblGrid>
    <w:tr w:rsidR="00093F2E" w14:paraId="7435FDB5" w14:textId="77777777" w:rsidTr="000D50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vAlign w:val="center"/>
        </w:tcPr>
        <w:p w14:paraId="302104D2" w14:textId="07E13DAC" w:rsidR="00093F2E" w:rsidRDefault="00093F2E" w:rsidP="000D5085">
          <w:pPr>
            <w:pStyle w:val="Piedepgina"/>
            <w:jc w:val="center"/>
          </w:pPr>
          <w:r w:rsidRPr="004C5345">
            <w:rPr>
              <w:noProof/>
              <w:lang w:val="es-ES" w:eastAsia="es-ES"/>
            </w:rPr>
            <w:drawing>
              <wp:inline distT="0" distB="0" distL="0" distR="0" wp14:anchorId="67079972" wp14:editId="50E905BE">
                <wp:extent cx="1260000" cy="4464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60000" cy="446400"/>
                        </a:xfrm>
                        <a:prstGeom prst="rect">
                          <a:avLst/>
                        </a:prstGeom>
                        <a:noFill/>
                        <a:ln>
                          <a:noFill/>
                        </a:ln>
                      </pic:spPr>
                    </pic:pic>
                  </a:graphicData>
                </a:graphic>
              </wp:inline>
            </w:drawing>
          </w:r>
        </w:p>
      </w:tc>
      <w:tc>
        <w:tcPr>
          <w:tcW w:w="2381" w:type="dxa"/>
          <w:vAlign w:val="center"/>
        </w:tcPr>
        <w:p w14:paraId="7DC2ACCD" w14:textId="3A941E86" w:rsidR="00093F2E" w:rsidRDefault="00093F2E" w:rsidP="000D5085">
          <w:pPr>
            <w:pStyle w:val="Piedepgina"/>
            <w:jc w:val="center"/>
            <w:cnfStyle w:val="100000000000" w:firstRow="1" w:lastRow="0" w:firstColumn="0" w:lastColumn="0" w:oddVBand="0" w:evenVBand="0" w:oddHBand="0" w:evenHBand="0" w:firstRowFirstColumn="0" w:firstRowLastColumn="0" w:lastRowFirstColumn="0" w:lastRowLastColumn="0"/>
          </w:pPr>
          <w:r>
            <w:t>Version X.X</w:t>
          </w:r>
        </w:p>
      </w:tc>
      <w:tc>
        <w:tcPr>
          <w:tcW w:w="2381" w:type="dxa"/>
          <w:vAlign w:val="center"/>
        </w:tcPr>
        <w:p w14:paraId="306C1D60" w14:textId="1B94B58E" w:rsidR="00093F2E" w:rsidRDefault="00093F2E" w:rsidP="000D5085">
          <w:pPr>
            <w:pStyle w:val="Piedepgina"/>
            <w:jc w:val="center"/>
            <w:cnfStyle w:val="100000000000" w:firstRow="1" w:lastRow="0" w:firstColumn="0" w:lastColumn="0" w:oddVBand="0" w:evenVBand="0" w:oddHBand="0" w:evenHBand="0" w:firstRowFirstColumn="0" w:firstRowLastColumn="0" w:lastRowFirstColumn="0" w:lastRowLastColumn="0"/>
          </w:pPr>
          <w:r>
            <w:t>21/07/2022</w:t>
          </w:r>
        </w:p>
      </w:tc>
      <w:tc>
        <w:tcPr>
          <w:tcW w:w="2382" w:type="dxa"/>
          <w:vAlign w:val="center"/>
        </w:tcPr>
        <w:p w14:paraId="3EAFAABE" w14:textId="7D073209" w:rsidR="00093F2E" w:rsidRDefault="00093F2E" w:rsidP="000D5085">
          <w:pPr>
            <w:pStyle w:val="Piedepgina"/>
            <w:jc w:val="center"/>
            <w:cnfStyle w:val="100000000000" w:firstRow="1" w:lastRow="0" w:firstColumn="0" w:lastColumn="0" w:oddVBand="0" w:evenVBand="0" w:oddHBand="0" w:evenHBand="0" w:firstRowFirstColumn="0" w:firstRowLastColumn="0" w:lastRowFirstColumn="0" w:lastRowLastColumn="0"/>
          </w:pPr>
          <w:r>
            <w:rPr>
              <w:rStyle w:val="Nmerodepgina"/>
              <w:b w:val="0"/>
            </w:rPr>
            <w:t>P</w:t>
          </w:r>
          <w:r>
            <w:rPr>
              <w:rStyle w:val="Nmerodepgina"/>
            </w:rPr>
            <w:t xml:space="preserve">age </w:t>
          </w:r>
          <w:r>
            <w:rPr>
              <w:rStyle w:val="Nmerodepgina"/>
            </w:rPr>
            <w:fldChar w:fldCharType="begin"/>
          </w:r>
          <w:r>
            <w:rPr>
              <w:rStyle w:val="Nmerodepgina"/>
              <w:b w:val="0"/>
            </w:rPr>
            <w:instrText xml:space="preserve"> PAGE </w:instrText>
          </w:r>
          <w:r>
            <w:rPr>
              <w:rStyle w:val="Nmerodepgina"/>
            </w:rPr>
            <w:fldChar w:fldCharType="separate"/>
          </w:r>
          <w:r>
            <w:rPr>
              <w:rStyle w:val="Nmerodepgina"/>
              <w:b w:val="0"/>
              <w:noProof/>
            </w:rPr>
            <w:t>13</w:t>
          </w:r>
          <w:r>
            <w:rPr>
              <w:rStyle w:val="Nmerodepgina"/>
            </w:rPr>
            <w:fldChar w:fldCharType="end"/>
          </w:r>
        </w:p>
      </w:tc>
    </w:tr>
  </w:tbl>
  <w:p w14:paraId="7F7B4496" w14:textId="77777777" w:rsidR="00093F2E" w:rsidRDefault="00093F2E" w:rsidP="001B72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normal4"/>
      <w:tblW w:w="0" w:type="auto"/>
      <w:tblLook w:val="04A0" w:firstRow="1" w:lastRow="0" w:firstColumn="1" w:lastColumn="0" w:noHBand="0" w:noVBand="1"/>
    </w:tblPr>
    <w:tblGrid>
      <w:gridCol w:w="2365"/>
      <w:gridCol w:w="2262"/>
      <w:gridCol w:w="2296"/>
      <w:gridCol w:w="2239"/>
    </w:tblGrid>
    <w:tr w:rsidR="00093F2E" w14:paraId="6463E1AE" w14:textId="77777777" w:rsidTr="001B72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vAlign w:val="center"/>
        </w:tcPr>
        <w:p w14:paraId="153C31BF" w14:textId="77777777" w:rsidR="00093F2E" w:rsidRDefault="00093F2E" w:rsidP="001B7239">
          <w:pPr>
            <w:pStyle w:val="Piedepgina"/>
            <w:jc w:val="center"/>
          </w:pPr>
          <w:r w:rsidRPr="004C5345">
            <w:rPr>
              <w:noProof/>
              <w:lang w:val="es-ES" w:eastAsia="es-ES"/>
            </w:rPr>
            <w:drawing>
              <wp:inline distT="0" distB="0" distL="0" distR="0" wp14:anchorId="66D5BAC2" wp14:editId="306A898E">
                <wp:extent cx="1260000" cy="4464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60000" cy="446400"/>
                        </a:xfrm>
                        <a:prstGeom prst="rect">
                          <a:avLst/>
                        </a:prstGeom>
                        <a:noFill/>
                        <a:ln>
                          <a:noFill/>
                        </a:ln>
                      </pic:spPr>
                    </pic:pic>
                  </a:graphicData>
                </a:graphic>
              </wp:inline>
            </w:drawing>
          </w:r>
        </w:p>
      </w:tc>
      <w:tc>
        <w:tcPr>
          <w:tcW w:w="2381" w:type="dxa"/>
          <w:vAlign w:val="center"/>
        </w:tcPr>
        <w:p w14:paraId="414D197E" w14:textId="032E8CAE" w:rsidR="00093F2E" w:rsidRDefault="00093F2E" w:rsidP="001B7239">
          <w:pPr>
            <w:pStyle w:val="Piedepgina"/>
            <w:jc w:val="center"/>
            <w:cnfStyle w:val="100000000000" w:firstRow="1" w:lastRow="0" w:firstColumn="0" w:lastColumn="0" w:oddVBand="0" w:evenVBand="0" w:oddHBand="0" w:evenHBand="0" w:firstRowFirstColumn="0" w:firstRowLastColumn="0" w:lastRowFirstColumn="0" w:lastRowLastColumn="0"/>
          </w:pPr>
          <w:r>
            <w:t xml:space="preserve">Version </w:t>
          </w:r>
          <w:fldSimple w:instr=" STYLEREF  VersioNumber  \* MERGEFORMAT ">
            <w:r w:rsidR="00A663DD" w:rsidRPr="00A663DD">
              <w:rPr>
                <w:noProof/>
                <w:lang w:val="es-ES"/>
              </w:rPr>
              <w:t>0.1</w:t>
            </w:r>
          </w:fldSimple>
        </w:p>
      </w:tc>
      <w:tc>
        <w:tcPr>
          <w:tcW w:w="2381" w:type="dxa"/>
          <w:vAlign w:val="center"/>
        </w:tcPr>
        <w:p w14:paraId="45D7DDF3" w14:textId="73178F54" w:rsidR="00093F2E" w:rsidRDefault="00093F2E" w:rsidP="001B7239">
          <w:pPr>
            <w:pStyle w:val="Piedepgina"/>
            <w:jc w:val="center"/>
            <w:cnfStyle w:val="100000000000" w:firstRow="1" w:lastRow="0" w:firstColumn="0" w:lastColumn="0" w:oddVBand="0" w:evenVBand="0" w:oddHBand="0" w:evenHBand="0" w:firstRowFirstColumn="0" w:firstRowLastColumn="0" w:lastRowFirstColumn="0" w:lastRowLastColumn="0"/>
          </w:pPr>
          <w:r>
            <w:fldChar w:fldCharType="begin"/>
          </w:r>
          <w:r>
            <w:instrText xml:space="preserve"> DATE \@ "dd/MM/yyyy" </w:instrText>
          </w:r>
          <w:r>
            <w:fldChar w:fldCharType="separate"/>
          </w:r>
          <w:r w:rsidR="00A663DD">
            <w:rPr>
              <w:b w:val="0"/>
              <w:bCs w:val="0"/>
              <w:noProof/>
            </w:rPr>
            <w:t>31/10/2024</w:t>
          </w:r>
          <w:r>
            <w:fldChar w:fldCharType="end"/>
          </w:r>
        </w:p>
      </w:tc>
      <w:tc>
        <w:tcPr>
          <w:tcW w:w="2382" w:type="dxa"/>
          <w:vAlign w:val="center"/>
        </w:tcPr>
        <w:p w14:paraId="056A91B1" w14:textId="00BEA10E" w:rsidR="00093F2E" w:rsidRDefault="00093F2E" w:rsidP="001B7239">
          <w:pPr>
            <w:pStyle w:val="Piedepgina"/>
            <w:jc w:val="center"/>
            <w:cnfStyle w:val="100000000000" w:firstRow="1" w:lastRow="0" w:firstColumn="0" w:lastColumn="0" w:oddVBand="0" w:evenVBand="0" w:oddHBand="0" w:evenHBand="0" w:firstRowFirstColumn="0" w:firstRowLastColumn="0" w:lastRowFirstColumn="0" w:lastRowLastColumn="0"/>
          </w:pPr>
          <w:r>
            <w:rPr>
              <w:rStyle w:val="Nmerodepgina"/>
              <w:b w:val="0"/>
            </w:rPr>
            <w:t>P</w:t>
          </w:r>
          <w:r>
            <w:rPr>
              <w:rStyle w:val="Nmerodepgina"/>
            </w:rPr>
            <w:t xml:space="preserve">age </w:t>
          </w:r>
          <w:r>
            <w:rPr>
              <w:rStyle w:val="Nmerodepgina"/>
            </w:rPr>
            <w:fldChar w:fldCharType="begin"/>
          </w:r>
          <w:r>
            <w:rPr>
              <w:rStyle w:val="Nmerodepgina"/>
              <w:b w:val="0"/>
            </w:rPr>
            <w:instrText xml:space="preserve"> PAGE </w:instrText>
          </w:r>
          <w:r>
            <w:rPr>
              <w:rStyle w:val="Nmerodepgina"/>
            </w:rPr>
            <w:fldChar w:fldCharType="separate"/>
          </w:r>
          <w:r w:rsidR="0036118B">
            <w:rPr>
              <w:rStyle w:val="Nmerodepgina"/>
              <w:b w:val="0"/>
              <w:noProof/>
            </w:rPr>
            <w:t>4</w:t>
          </w:r>
          <w:r>
            <w:rPr>
              <w:rStyle w:val="Nmerodepgina"/>
            </w:rPr>
            <w:fldChar w:fldCharType="end"/>
          </w:r>
        </w:p>
      </w:tc>
    </w:tr>
  </w:tbl>
  <w:p w14:paraId="322758AB" w14:textId="77777777" w:rsidR="00093F2E" w:rsidRPr="00982F16" w:rsidRDefault="00093F2E" w:rsidP="00FF031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normal4"/>
      <w:tblW w:w="0" w:type="auto"/>
      <w:tblLook w:val="04A0" w:firstRow="1" w:lastRow="0" w:firstColumn="1" w:lastColumn="0" w:noHBand="0" w:noVBand="1"/>
    </w:tblPr>
    <w:tblGrid>
      <w:gridCol w:w="2365"/>
      <w:gridCol w:w="2262"/>
      <w:gridCol w:w="2296"/>
      <w:gridCol w:w="2239"/>
    </w:tblGrid>
    <w:tr w:rsidR="00093F2E" w14:paraId="3CD1364E" w14:textId="77777777" w:rsidTr="001B72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vAlign w:val="center"/>
        </w:tcPr>
        <w:p w14:paraId="48EEC75D" w14:textId="77777777" w:rsidR="00093F2E" w:rsidRDefault="00093F2E" w:rsidP="001B7239">
          <w:pPr>
            <w:pStyle w:val="Piedepgina"/>
            <w:jc w:val="center"/>
          </w:pPr>
          <w:r w:rsidRPr="004C5345">
            <w:rPr>
              <w:noProof/>
              <w:lang w:val="es-ES" w:eastAsia="es-ES"/>
            </w:rPr>
            <w:drawing>
              <wp:inline distT="0" distB="0" distL="0" distR="0" wp14:anchorId="411D14EB" wp14:editId="13B85942">
                <wp:extent cx="1260000" cy="4464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60000" cy="446400"/>
                        </a:xfrm>
                        <a:prstGeom prst="rect">
                          <a:avLst/>
                        </a:prstGeom>
                        <a:noFill/>
                        <a:ln>
                          <a:noFill/>
                        </a:ln>
                      </pic:spPr>
                    </pic:pic>
                  </a:graphicData>
                </a:graphic>
              </wp:inline>
            </w:drawing>
          </w:r>
        </w:p>
      </w:tc>
      <w:tc>
        <w:tcPr>
          <w:tcW w:w="2381" w:type="dxa"/>
          <w:vAlign w:val="center"/>
        </w:tcPr>
        <w:p w14:paraId="0B6327A9" w14:textId="047DFF71" w:rsidR="00093F2E" w:rsidRDefault="00093F2E" w:rsidP="001B7239">
          <w:pPr>
            <w:pStyle w:val="Piedepgina"/>
            <w:jc w:val="center"/>
            <w:cnfStyle w:val="100000000000" w:firstRow="1" w:lastRow="0" w:firstColumn="0" w:lastColumn="0" w:oddVBand="0" w:evenVBand="0" w:oddHBand="0" w:evenHBand="0" w:firstRowFirstColumn="0" w:firstRowLastColumn="0" w:lastRowFirstColumn="0" w:lastRowLastColumn="0"/>
          </w:pPr>
          <w:r>
            <w:t xml:space="preserve">Version </w:t>
          </w:r>
          <w:fldSimple w:instr=" STYLEREF  VersioNumber  \* MERGEFORMAT ">
            <w:r w:rsidR="00A663DD" w:rsidRPr="00A663DD">
              <w:rPr>
                <w:noProof/>
                <w:lang w:val="es-ES"/>
              </w:rPr>
              <w:t>0.1</w:t>
            </w:r>
          </w:fldSimple>
        </w:p>
      </w:tc>
      <w:tc>
        <w:tcPr>
          <w:tcW w:w="2381" w:type="dxa"/>
          <w:vAlign w:val="center"/>
        </w:tcPr>
        <w:p w14:paraId="75F52EF2" w14:textId="7FEEE5DC" w:rsidR="00093F2E" w:rsidRDefault="00093F2E" w:rsidP="001B7239">
          <w:pPr>
            <w:pStyle w:val="Piedepgina"/>
            <w:jc w:val="center"/>
            <w:cnfStyle w:val="100000000000" w:firstRow="1" w:lastRow="0" w:firstColumn="0" w:lastColumn="0" w:oddVBand="0" w:evenVBand="0" w:oddHBand="0" w:evenHBand="0" w:firstRowFirstColumn="0" w:firstRowLastColumn="0" w:lastRowFirstColumn="0" w:lastRowLastColumn="0"/>
          </w:pPr>
          <w:r>
            <w:fldChar w:fldCharType="begin"/>
          </w:r>
          <w:r>
            <w:instrText xml:space="preserve"> DATE \@ "dd/MM/yyyy" </w:instrText>
          </w:r>
          <w:r>
            <w:fldChar w:fldCharType="separate"/>
          </w:r>
          <w:r w:rsidR="00A663DD">
            <w:rPr>
              <w:b w:val="0"/>
              <w:bCs w:val="0"/>
              <w:noProof/>
            </w:rPr>
            <w:t>31/10/2024</w:t>
          </w:r>
          <w:r>
            <w:fldChar w:fldCharType="end"/>
          </w:r>
        </w:p>
      </w:tc>
      <w:tc>
        <w:tcPr>
          <w:tcW w:w="2382" w:type="dxa"/>
          <w:vAlign w:val="center"/>
        </w:tcPr>
        <w:p w14:paraId="5A16EEBA" w14:textId="02801516" w:rsidR="00093F2E" w:rsidRDefault="00093F2E" w:rsidP="001B7239">
          <w:pPr>
            <w:pStyle w:val="Piedepgina"/>
            <w:jc w:val="center"/>
            <w:cnfStyle w:val="100000000000" w:firstRow="1" w:lastRow="0" w:firstColumn="0" w:lastColumn="0" w:oddVBand="0" w:evenVBand="0" w:oddHBand="0" w:evenHBand="0" w:firstRowFirstColumn="0" w:firstRowLastColumn="0" w:lastRowFirstColumn="0" w:lastRowLastColumn="0"/>
          </w:pPr>
          <w:r>
            <w:rPr>
              <w:rStyle w:val="Nmerodepgina"/>
              <w:b w:val="0"/>
            </w:rPr>
            <w:t>P</w:t>
          </w:r>
          <w:r>
            <w:rPr>
              <w:rStyle w:val="Nmerodepgina"/>
            </w:rPr>
            <w:t xml:space="preserve">age </w:t>
          </w:r>
          <w:r>
            <w:rPr>
              <w:rStyle w:val="Nmerodepgina"/>
            </w:rPr>
            <w:fldChar w:fldCharType="begin"/>
          </w:r>
          <w:r>
            <w:rPr>
              <w:rStyle w:val="Nmerodepgina"/>
              <w:b w:val="0"/>
            </w:rPr>
            <w:instrText xml:space="preserve"> PAGE </w:instrText>
          </w:r>
          <w:r>
            <w:rPr>
              <w:rStyle w:val="Nmerodepgina"/>
            </w:rPr>
            <w:fldChar w:fldCharType="separate"/>
          </w:r>
          <w:r w:rsidR="0036118B">
            <w:rPr>
              <w:rStyle w:val="Nmerodepgina"/>
              <w:b w:val="0"/>
              <w:noProof/>
            </w:rPr>
            <w:t>5</w:t>
          </w:r>
          <w:r>
            <w:rPr>
              <w:rStyle w:val="Nmerodepgina"/>
            </w:rPr>
            <w:fldChar w:fldCharType="end"/>
          </w:r>
        </w:p>
      </w:tc>
    </w:tr>
  </w:tbl>
  <w:p w14:paraId="28868272" w14:textId="77777777" w:rsidR="00093F2E" w:rsidRPr="00982F16" w:rsidRDefault="00093F2E" w:rsidP="00982F1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normal4"/>
      <w:tblW w:w="0" w:type="auto"/>
      <w:tblLook w:val="04A0" w:firstRow="1" w:lastRow="0" w:firstColumn="1" w:lastColumn="0" w:noHBand="0" w:noVBand="1"/>
    </w:tblPr>
    <w:tblGrid>
      <w:gridCol w:w="2365"/>
      <w:gridCol w:w="2262"/>
      <w:gridCol w:w="2296"/>
      <w:gridCol w:w="2239"/>
    </w:tblGrid>
    <w:tr w:rsidR="00093F2E" w14:paraId="3A94F6D9" w14:textId="77777777" w:rsidTr="001B72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vAlign w:val="center"/>
        </w:tcPr>
        <w:p w14:paraId="34B26931" w14:textId="77777777" w:rsidR="00093F2E" w:rsidRDefault="00093F2E" w:rsidP="001B7239">
          <w:pPr>
            <w:pStyle w:val="Piedepgina"/>
            <w:jc w:val="center"/>
          </w:pPr>
          <w:r w:rsidRPr="004C5345">
            <w:rPr>
              <w:noProof/>
              <w:lang w:val="es-ES" w:eastAsia="es-ES"/>
            </w:rPr>
            <w:drawing>
              <wp:inline distT="0" distB="0" distL="0" distR="0" wp14:anchorId="7FCEC848" wp14:editId="3AE6701D">
                <wp:extent cx="1260000" cy="4464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60000" cy="446400"/>
                        </a:xfrm>
                        <a:prstGeom prst="rect">
                          <a:avLst/>
                        </a:prstGeom>
                        <a:noFill/>
                        <a:ln>
                          <a:noFill/>
                        </a:ln>
                      </pic:spPr>
                    </pic:pic>
                  </a:graphicData>
                </a:graphic>
              </wp:inline>
            </w:drawing>
          </w:r>
        </w:p>
      </w:tc>
      <w:tc>
        <w:tcPr>
          <w:tcW w:w="2381" w:type="dxa"/>
          <w:vAlign w:val="center"/>
        </w:tcPr>
        <w:p w14:paraId="3B7A3CCA" w14:textId="148C472C" w:rsidR="00093F2E" w:rsidRDefault="00093F2E" w:rsidP="001B7239">
          <w:pPr>
            <w:pStyle w:val="Piedepgina"/>
            <w:jc w:val="center"/>
            <w:cnfStyle w:val="100000000000" w:firstRow="1" w:lastRow="0" w:firstColumn="0" w:lastColumn="0" w:oddVBand="0" w:evenVBand="0" w:oddHBand="0" w:evenHBand="0" w:firstRowFirstColumn="0" w:firstRowLastColumn="0" w:lastRowFirstColumn="0" w:lastRowLastColumn="0"/>
          </w:pPr>
          <w:r>
            <w:t xml:space="preserve">Version </w:t>
          </w:r>
          <w:fldSimple w:instr=" STYLEREF  VersioNumber  \* MERGEFORMAT ">
            <w:r w:rsidR="00A663DD" w:rsidRPr="00A663DD">
              <w:rPr>
                <w:noProof/>
                <w:lang w:val="es-ES"/>
              </w:rPr>
              <w:t>0.1</w:t>
            </w:r>
          </w:fldSimple>
        </w:p>
      </w:tc>
      <w:tc>
        <w:tcPr>
          <w:tcW w:w="2381" w:type="dxa"/>
          <w:vAlign w:val="center"/>
        </w:tcPr>
        <w:p w14:paraId="5B7AEFDE" w14:textId="738FED7D" w:rsidR="00093F2E" w:rsidRDefault="00093F2E" w:rsidP="001B7239">
          <w:pPr>
            <w:pStyle w:val="Piedepgina"/>
            <w:jc w:val="center"/>
            <w:cnfStyle w:val="100000000000" w:firstRow="1" w:lastRow="0" w:firstColumn="0" w:lastColumn="0" w:oddVBand="0" w:evenVBand="0" w:oddHBand="0" w:evenHBand="0" w:firstRowFirstColumn="0" w:firstRowLastColumn="0" w:lastRowFirstColumn="0" w:lastRowLastColumn="0"/>
          </w:pPr>
          <w:r>
            <w:fldChar w:fldCharType="begin"/>
          </w:r>
          <w:r>
            <w:instrText xml:space="preserve"> DATE \@ "dd/MM/yyyy" </w:instrText>
          </w:r>
          <w:r>
            <w:fldChar w:fldCharType="separate"/>
          </w:r>
          <w:r w:rsidR="00A663DD">
            <w:rPr>
              <w:b w:val="0"/>
              <w:bCs w:val="0"/>
              <w:noProof/>
            </w:rPr>
            <w:t>31/10/2024</w:t>
          </w:r>
          <w:r>
            <w:fldChar w:fldCharType="end"/>
          </w:r>
        </w:p>
      </w:tc>
      <w:tc>
        <w:tcPr>
          <w:tcW w:w="2382" w:type="dxa"/>
          <w:vAlign w:val="center"/>
        </w:tcPr>
        <w:p w14:paraId="1650F35D" w14:textId="2903457C" w:rsidR="00093F2E" w:rsidRDefault="00093F2E" w:rsidP="001B7239">
          <w:pPr>
            <w:pStyle w:val="Piedepgina"/>
            <w:jc w:val="center"/>
            <w:cnfStyle w:val="100000000000" w:firstRow="1" w:lastRow="0" w:firstColumn="0" w:lastColumn="0" w:oddVBand="0" w:evenVBand="0" w:oddHBand="0" w:evenHBand="0" w:firstRowFirstColumn="0" w:firstRowLastColumn="0" w:lastRowFirstColumn="0" w:lastRowLastColumn="0"/>
          </w:pPr>
          <w:r>
            <w:rPr>
              <w:rStyle w:val="Nmerodepgina"/>
              <w:b w:val="0"/>
            </w:rPr>
            <w:t>P</w:t>
          </w:r>
          <w:r>
            <w:rPr>
              <w:rStyle w:val="Nmerodepgina"/>
            </w:rPr>
            <w:t xml:space="preserve">age </w:t>
          </w:r>
          <w:r>
            <w:rPr>
              <w:rStyle w:val="Nmerodepgina"/>
            </w:rPr>
            <w:fldChar w:fldCharType="begin"/>
          </w:r>
          <w:r>
            <w:rPr>
              <w:rStyle w:val="Nmerodepgina"/>
              <w:b w:val="0"/>
            </w:rPr>
            <w:instrText xml:space="preserve"> PAGE </w:instrText>
          </w:r>
          <w:r>
            <w:rPr>
              <w:rStyle w:val="Nmerodepgina"/>
            </w:rPr>
            <w:fldChar w:fldCharType="separate"/>
          </w:r>
          <w:r w:rsidR="0036118B">
            <w:rPr>
              <w:rStyle w:val="Nmerodepgina"/>
              <w:b w:val="0"/>
              <w:noProof/>
            </w:rPr>
            <w:t>11</w:t>
          </w:r>
          <w:r>
            <w:rPr>
              <w:rStyle w:val="Nmerodepgina"/>
            </w:rPr>
            <w:fldChar w:fldCharType="end"/>
          </w:r>
        </w:p>
      </w:tc>
    </w:tr>
  </w:tbl>
  <w:p w14:paraId="2C9B8A99" w14:textId="77777777" w:rsidR="00093F2E" w:rsidRPr="00982F16" w:rsidRDefault="00093F2E" w:rsidP="00982F16">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normal4"/>
      <w:tblW w:w="0" w:type="auto"/>
      <w:tblLook w:val="04A0" w:firstRow="1" w:lastRow="0" w:firstColumn="1" w:lastColumn="0" w:noHBand="0" w:noVBand="1"/>
    </w:tblPr>
    <w:tblGrid>
      <w:gridCol w:w="2381"/>
      <w:gridCol w:w="2381"/>
      <w:gridCol w:w="2381"/>
      <w:gridCol w:w="2382"/>
    </w:tblGrid>
    <w:tr w:rsidR="00093F2E" w14:paraId="44C6EBAD" w14:textId="77777777" w:rsidTr="001B72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vAlign w:val="center"/>
        </w:tcPr>
        <w:p w14:paraId="4F29596E" w14:textId="77777777" w:rsidR="00093F2E" w:rsidRDefault="00093F2E" w:rsidP="001B7239">
          <w:pPr>
            <w:pStyle w:val="Piedepgina"/>
            <w:jc w:val="center"/>
          </w:pPr>
          <w:r w:rsidRPr="004C5345">
            <w:rPr>
              <w:noProof/>
              <w:lang w:val="es-ES" w:eastAsia="es-ES"/>
            </w:rPr>
            <w:drawing>
              <wp:inline distT="0" distB="0" distL="0" distR="0" wp14:anchorId="1E4C332D" wp14:editId="6C540B54">
                <wp:extent cx="1260000" cy="4464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60000" cy="446400"/>
                        </a:xfrm>
                        <a:prstGeom prst="rect">
                          <a:avLst/>
                        </a:prstGeom>
                        <a:noFill/>
                        <a:ln>
                          <a:noFill/>
                        </a:ln>
                      </pic:spPr>
                    </pic:pic>
                  </a:graphicData>
                </a:graphic>
              </wp:inline>
            </w:drawing>
          </w:r>
        </w:p>
      </w:tc>
      <w:tc>
        <w:tcPr>
          <w:tcW w:w="2381" w:type="dxa"/>
          <w:vAlign w:val="center"/>
        </w:tcPr>
        <w:p w14:paraId="0058B7FE" w14:textId="0C7FEB2D" w:rsidR="00093F2E" w:rsidRDefault="00093F2E" w:rsidP="001B7239">
          <w:pPr>
            <w:pStyle w:val="Piedepgina"/>
            <w:jc w:val="center"/>
            <w:cnfStyle w:val="100000000000" w:firstRow="1" w:lastRow="0" w:firstColumn="0" w:lastColumn="0" w:oddVBand="0" w:evenVBand="0" w:oddHBand="0" w:evenHBand="0" w:firstRowFirstColumn="0" w:firstRowLastColumn="0" w:lastRowFirstColumn="0" w:lastRowLastColumn="0"/>
          </w:pPr>
          <w:r>
            <w:t xml:space="preserve">Version </w:t>
          </w:r>
          <w:fldSimple w:instr=" STYLEREF  VersioNumber  \* MERGEFORMAT ">
            <w:r w:rsidR="00A663DD" w:rsidRPr="00A663DD">
              <w:rPr>
                <w:noProof/>
                <w:lang w:val="es-ES"/>
              </w:rPr>
              <w:t>0.1</w:t>
            </w:r>
          </w:fldSimple>
        </w:p>
      </w:tc>
      <w:tc>
        <w:tcPr>
          <w:tcW w:w="2381" w:type="dxa"/>
          <w:vAlign w:val="center"/>
        </w:tcPr>
        <w:p w14:paraId="66973562" w14:textId="090B7C39" w:rsidR="00093F2E" w:rsidRDefault="00093F2E" w:rsidP="001B7239">
          <w:pPr>
            <w:pStyle w:val="Piedepgina"/>
            <w:jc w:val="center"/>
            <w:cnfStyle w:val="100000000000" w:firstRow="1" w:lastRow="0" w:firstColumn="0" w:lastColumn="0" w:oddVBand="0" w:evenVBand="0" w:oddHBand="0" w:evenHBand="0" w:firstRowFirstColumn="0" w:firstRowLastColumn="0" w:lastRowFirstColumn="0" w:lastRowLastColumn="0"/>
          </w:pPr>
          <w:r>
            <w:fldChar w:fldCharType="begin"/>
          </w:r>
          <w:r>
            <w:instrText xml:space="preserve"> DATE \@ "dd/MM/yyyy" </w:instrText>
          </w:r>
          <w:r>
            <w:fldChar w:fldCharType="separate"/>
          </w:r>
          <w:r w:rsidR="00A663DD">
            <w:rPr>
              <w:b w:val="0"/>
              <w:bCs w:val="0"/>
              <w:noProof/>
            </w:rPr>
            <w:t>31/10/2024</w:t>
          </w:r>
          <w:r>
            <w:fldChar w:fldCharType="end"/>
          </w:r>
        </w:p>
      </w:tc>
      <w:tc>
        <w:tcPr>
          <w:tcW w:w="2382" w:type="dxa"/>
          <w:vAlign w:val="center"/>
        </w:tcPr>
        <w:p w14:paraId="51E7CD97" w14:textId="4C55A655" w:rsidR="00093F2E" w:rsidRDefault="00093F2E" w:rsidP="001B7239">
          <w:pPr>
            <w:pStyle w:val="Piedepgina"/>
            <w:jc w:val="center"/>
            <w:cnfStyle w:val="100000000000" w:firstRow="1" w:lastRow="0" w:firstColumn="0" w:lastColumn="0" w:oddVBand="0" w:evenVBand="0" w:oddHBand="0" w:evenHBand="0" w:firstRowFirstColumn="0" w:firstRowLastColumn="0" w:lastRowFirstColumn="0" w:lastRowLastColumn="0"/>
          </w:pPr>
          <w:r>
            <w:rPr>
              <w:rStyle w:val="Nmerodepgina"/>
              <w:b w:val="0"/>
            </w:rPr>
            <w:t>P</w:t>
          </w:r>
          <w:r>
            <w:rPr>
              <w:rStyle w:val="Nmerodepgina"/>
            </w:rPr>
            <w:t xml:space="preserve">age </w:t>
          </w:r>
          <w:r>
            <w:rPr>
              <w:rStyle w:val="Nmerodepgina"/>
            </w:rPr>
            <w:fldChar w:fldCharType="begin"/>
          </w:r>
          <w:r>
            <w:rPr>
              <w:rStyle w:val="Nmerodepgina"/>
              <w:b w:val="0"/>
            </w:rPr>
            <w:instrText xml:space="preserve"> PAGE </w:instrText>
          </w:r>
          <w:r>
            <w:rPr>
              <w:rStyle w:val="Nmerodepgina"/>
            </w:rPr>
            <w:fldChar w:fldCharType="separate"/>
          </w:r>
          <w:r w:rsidR="0036118B">
            <w:rPr>
              <w:rStyle w:val="Nmerodepgina"/>
              <w:b w:val="0"/>
              <w:noProof/>
            </w:rPr>
            <w:t>13</w:t>
          </w:r>
          <w:r>
            <w:rPr>
              <w:rStyle w:val="Nmerodepgina"/>
            </w:rPr>
            <w:fldChar w:fldCharType="end"/>
          </w:r>
        </w:p>
      </w:tc>
    </w:tr>
  </w:tbl>
  <w:p w14:paraId="02F9E571" w14:textId="2CEACCD0" w:rsidR="00093F2E" w:rsidRPr="00982F16" w:rsidRDefault="00093F2E" w:rsidP="00982F1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C5004E" w14:textId="77777777" w:rsidR="00D65516" w:rsidRDefault="00D65516" w:rsidP="004E3152">
      <w:r>
        <w:separator/>
      </w:r>
    </w:p>
  </w:footnote>
  <w:footnote w:type="continuationSeparator" w:id="0">
    <w:p w14:paraId="2A4E16CF" w14:textId="77777777" w:rsidR="00D65516" w:rsidRDefault="00D65516" w:rsidP="004E3152">
      <w:r>
        <w:continuationSeparator/>
      </w:r>
    </w:p>
  </w:footnote>
  <w:footnote w:type="continuationNotice" w:id="1">
    <w:p w14:paraId="44E7B755" w14:textId="77777777" w:rsidR="00D65516" w:rsidRDefault="00D65516">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956D38" w14:textId="77777777" w:rsidR="00093F2E" w:rsidRDefault="00093F2E" w:rsidP="004E315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normal4"/>
      <w:tblW w:w="0" w:type="auto"/>
      <w:tblLook w:val="04A0" w:firstRow="1" w:lastRow="0" w:firstColumn="1" w:lastColumn="0" w:noHBand="0" w:noVBand="1"/>
    </w:tblPr>
    <w:tblGrid>
      <w:gridCol w:w="9162"/>
    </w:tblGrid>
    <w:tr w:rsidR="00093F2E" w14:paraId="1A640386" w14:textId="77777777" w:rsidTr="003651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62" w:type="dxa"/>
          <w:shd w:val="clear" w:color="auto" w:fill="auto"/>
        </w:tcPr>
        <w:p w14:paraId="72008E67" w14:textId="5E4DA6C9" w:rsidR="00093F2E" w:rsidRDefault="002454DA" w:rsidP="004E3152">
          <w:pPr>
            <w:pStyle w:val="Encabezado"/>
            <w:rPr>
              <w:lang w:val="en-US"/>
            </w:rPr>
          </w:pPr>
          <w:fldSimple w:instr="STYLEREF  &quot;Deliv title&quot;  \* MERGEFORMAT">
            <w:r w:rsidR="00A663DD">
              <w:rPr>
                <w:noProof/>
              </w:rPr>
              <w:t>CHAMELEON Bundle User Manual. Crop water stress due to drought</w:t>
            </w:r>
          </w:fldSimple>
        </w:p>
      </w:tc>
    </w:tr>
  </w:tbl>
  <w:p w14:paraId="4BCCD2B5" w14:textId="3EF3969E" w:rsidR="00093F2E" w:rsidRDefault="00093F2E" w:rsidP="004E315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2EC55A" w14:textId="77777777" w:rsidR="00093F2E" w:rsidRDefault="00093F2E" w:rsidP="004E315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0816CE" w14:textId="77777777" w:rsidR="00093F2E" w:rsidRDefault="00093F2E" w:rsidP="004E3152">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FC1F1" w14:textId="77777777" w:rsidR="00093F2E" w:rsidRDefault="00093F2E" w:rsidP="004E3152">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243A4B" w14:textId="77777777" w:rsidR="00093F2E" w:rsidRDefault="00093F2E" w:rsidP="004E3152">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F7E6D" w14:textId="77777777" w:rsidR="00093F2E" w:rsidRDefault="00093F2E" w:rsidP="004E3152">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7AC4D1" w14:textId="77777777" w:rsidR="00093F2E" w:rsidRDefault="00093F2E" w:rsidP="001101DC">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32BD5B" w14:textId="495E5718" w:rsidR="00093F2E" w:rsidRDefault="002454DA" w:rsidP="001101DC">
    <w:pPr>
      <w:pStyle w:val="Encabezado"/>
      <w:rPr>
        <w:noProof/>
      </w:rPr>
    </w:pPr>
    <w:fldSimple w:instr="STYLEREF  &quot;Deliv title&quot;  \* MERGEFORMAT">
      <w:r w:rsidR="00A663DD">
        <w:rPr>
          <w:noProof/>
        </w:rPr>
        <w:t>CHAMELEON Bundle User Manual. Crop water stress due to drought</w:t>
      </w:r>
    </w:fldSimple>
  </w:p>
  <w:p w14:paraId="64B7A518" w14:textId="77777777" w:rsidR="00345EC4" w:rsidRPr="00345EC4" w:rsidRDefault="00345EC4" w:rsidP="001101DC">
    <w:pPr>
      <w:pStyle w:val="Encabezado"/>
      <w:rPr>
        <w:lang w:val="en-U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E63758" w14:textId="77777777" w:rsidR="00093F2E" w:rsidRDefault="00093F2E" w:rsidP="001101D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226BEC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D82A2A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38610B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9ECE7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98273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97CD5F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5A8226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D884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746DE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ABEE32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456E3C"/>
    <w:multiLevelType w:val="multilevel"/>
    <w:tmpl w:val="A57C0DC8"/>
    <w:lvl w:ilvl="0">
      <w:start w:val="1"/>
      <w:numFmt w:val="lowerLetter"/>
      <w:pStyle w:val="Listlettersa-z"/>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1" w15:restartNumberingAfterBreak="0">
    <w:nsid w:val="04DF1710"/>
    <w:multiLevelType w:val="multilevel"/>
    <w:tmpl w:val="2B92ED7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2" w15:restartNumberingAfterBreak="0">
    <w:nsid w:val="05F779DF"/>
    <w:multiLevelType w:val="multilevel"/>
    <w:tmpl w:val="3C52717A"/>
    <w:name w:val="Default List"/>
    <w:lvl w:ilvl="0">
      <w:start w:val="1"/>
      <w:numFmt w:val="bullet"/>
      <w:pStyle w:val="Listaconvietas"/>
      <w:lvlText w:val=""/>
      <w:lvlJc w:val="left"/>
      <w:pPr>
        <w:ind w:left="357" w:hanging="357"/>
      </w:pPr>
      <w:rPr>
        <w:rFonts w:ascii="Symbol" w:hAnsi="Symbol" w:hint="default"/>
      </w:rPr>
    </w:lvl>
    <w:lvl w:ilvl="1">
      <w:start w:val="1"/>
      <w:numFmt w:val="bullet"/>
      <w:pStyle w:val="Listaconvietas2"/>
      <w:lvlText w:val=""/>
      <w:lvlJc w:val="left"/>
      <w:pPr>
        <w:ind w:left="1077" w:hanging="357"/>
      </w:pPr>
      <w:rPr>
        <w:rFonts w:ascii="Symbol" w:hAnsi="Symbol" w:hint="default"/>
      </w:rPr>
    </w:lvl>
    <w:lvl w:ilvl="2">
      <w:start w:val="1"/>
      <w:numFmt w:val="bullet"/>
      <w:pStyle w:val="Listaconvietas3"/>
      <w:lvlText w:val=""/>
      <w:lvlJc w:val="left"/>
      <w:pPr>
        <w:ind w:left="1797" w:hanging="357"/>
      </w:pPr>
      <w:rPr>
        <w:rFonts w:ascii="Wingdings" w:hAnsi="Wingdings" w:hint="default"/>
      </w:rPr>
    </w:lvl>
    <w:lvl w:ilvl="3">
      <w:start w:val="1"/>
      <w:numFmt w:val="bullet"/>
      <w:lvlText w:val=""/>
      <w:lvlJc w:val="left"/>
      <w:pPr>
        <w:ind w:left="2517" w:hanging="357"/>
      </w:pPr>
      <w:rPr>
        <w:rFonts w:ascii="Symbol" w:hAnsi="Symbol" w:hint="default"/>
      </w:rPr>
    </w:lvl>
    <w:lvl w:ilvl="4">
      <w:start w:val="1"/>
      <w:numFmt w:val="bullet"/>
      <w:lvlText w:val="o"/>
      <w:lvlJc w:val="left"/>
      <w:pPr>
        <w:ind w:left="3237" w:hanging="357"/>
      </w:pPr>
      <w:rPr>
        <w:rFonts w:ascii="Courier New" w:hAnsi="Courier New" w:hint="default"/>
      </w:rPr>
    </w:lvl>
    <w:lvl w:ilvl="5">
      <w:start w:val="1"/>
      <w:numFmt w:val="bullet"/>
      <w:lvlText w:val=""/>
      <w:lvlJc w:val="left"/>
      <w:pPr>
        <w:ind w:left="3957" w:hanging="357"/>
      </w:pPr>
      <w:rPr>
        <w:rFonts w:ascii="Wingdings" w:hAnsi="Wingdings" w:hint="default"/>
      </w:rPr>
    </w:lvl>
    <w:lvl w:ilvl="6">
      <w:start w:val="1"/>
      <w:numFmt w:val="bullet"/>
      <w:lvlText w:val=""/>
      <w:lvlJc w:val="left"/>
      <w:pPr>
        <w:ind w:left="4677" w:hanging="357"/>
      </w:pPr>
      <w:rPr>
        <w:rFonts w:ascii="Symbol" w:hAnsi="Symbol" w:hint="default"/>
      </w:rPr>
    </w:lvl>
    <w:lvl w:ilvl="7">
      <w:start w:val="1"/>
      <w:numFmt w:val="bullet"/>
      <w:lvlText w:val="o"/>
      <w:lvlJc w:val="left"/>
      <w:pPr>
        <w:ind w:left="5397" w:hanging="357"/>
      </w:pPr>
      <w:rPr>
        <w:rFonts w:ascii="Courier New" w:hAnsi="Courier New" w:cs="Courier New" w:hint="default"/>
      </w:rPr>
    </w:lvl>
    <w:lvl w:ilvl="8">
      <w:start w:val="1"/>
      <w:numFmt w:val="bullet"/>
      <w:lvlText w:val=""/>
      <w:lvlJc w:val="left"/>
      <w:pPr>
        <w:ind w:left="6117" w:hanging="357"/>
      </w:pPr>
      <w:rPr>
        <w:rFonts w:ascii="Wingdings" w:hAnsi="Wingdings" w:hint="default"/>
      </w:rPr>
    </w:lvl>
  </w:abstractNum>
  <w:abstractNum w:abstractNumId="13" w15:restartNumberingAfterBreak="0">
    <w:nsid w:val="06A8072B"/>
    <w:multiLevelType w:val="multilevel"/>
    <w:tmpl w:val="7D720F8E"/>
    <w:name w:val="Deliverable List Number2"/>
    <w:lvl w:ilvl="0">
      <w:start w:val="1"/>
      <w:numFmt w:val="decimal"/>
      <w:pStyle w:val="Listaconnmeros"/>
      <w:lvlText w:val="%1."/>
      <w:lvlJc w:val="left"/>
      <w:pPr>
        <w:ind w:left="357" w:hanging="357"/>
      </w:pPr>
      <w:rPr>
        <w:rFonts w:hint="default"/>
      </w:rPr>
    </w:lvl>
    <w:lvl w:ilvl="1">
      <w:start w:val="1"/>
      <w:numFmt w:val="decimal"/>
      <w:pStyle w:val="Listaconnmeros2"/>
      <w:lvlText w:val="%1.%2."/>
      <w:lvlJc w:val="left"/>
      <w:pPr>
        <w:ind w:left="714" w:hanging="357"/>
      </w:pPr>
      <w:rPr>
        <w:rFonts w:hint="default"/>
      </w:rPr>
    </w:lvl>
    <w:lvl w:ilvl="2">
      <w:start w:val="1"/>
      <w:numFmt w:val="decimal"/>
      <w:pStyle w:val="Listaconnmeros3"/>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4" w15:restartNumberingAfterBreak="0">
    <w:nsid w:val="1A613E27"/>
    <w:multiLevelType w:val="multilevel"/>
    <w:tmpl w:val="0809001F"/>
    <w:name w:val="Deliverable 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0010499"/>
    <w:multiLevelType w:val="multilevel"/>
    <w:tmpl w:val="25D267F0"/>
    <w:lvl w:ilvl="0">
      <w:start w:val="1"/>
      <w:numFmt w:val="lowerRoman"/>
      <w:lvlText w:val="%1."/>
      <w:lvlJc w:val="righ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6" w15:restartNumberingAfterBreak="0">
    <w:nsid w:val="267B7B15"/>
    <w:multiLevelType w:val="hybridMultilevel"/>
    <w:tmpl w:val="577489E6"/>
    <w:lvl w:ilvl="0" w:tplc="F3441F62">
      <w:start w:val="1"/>
      <w:numFmt w:val="bullet"/>
      <w:lvlText w:val=""/>
      <w:lvlJc w:val="left"/>
      <w:pPr>
        <w:ind w:left="720" w:hanging="360"/>
      </w:pPr>
      <w:rPr>
        <w:rFonts w:ascii="Symbol" w:hAnsi="Symbol" w:hint="default"/>
      </w:rPr>
    </w:lvl>
    <w:lvl w:ilvl="1" w:tplc="64FEBFBA" w:tentative="1">
      <w:start w:val="1"/>
      <w:numFmt w:val="bullet"/>
      <w:lvlText w:val="o"/>
      <w:lvlJc w:val="left"/>
      <w:pPr>
        <w:ind w:left="1440" w:hanging="360"/>
      </w:pPr>
      <w:rPr>
        <w:rFonts w:ascii="Courier New" w:hAnsi="Courier New" w:cs="Courier New" w:hint="default"/>
      </w:rPr>
    </w:lvl>
    <w:lvl w:ilvl="2" w:tplc="ED047950" w:tentative="1">
      <w:start w:val="1"/>
      <w:numFmt w:val="bullet"/>
      <w:lvlText w:val=""/>
      <w:lvlJc w:val="left"/>
      <w:pPr>
        <w:ind w:left="2160" w:hanging="360"/>
      </w:pPr>
      <w:rPr>
        <w:rFonts w:ascii="Wingdings" w:hAnsi="Wingdings" w:hint="default"/>
      </w:rPr>
    </w:lvl>
    <w:lvl w:ilvl="3" w:tplc="68283C6E" w:tentative="1">
      <w:start w:val="1"/>
      <w:numFmt w:val="bullet"/>
      <w:lvlText w:val=""/>
      <w:lvlJc w:val="left"/>
      <w:pPr>
        <w:ind w:left="2880" w:hanging="360"/>
      </w:pPr>
      <w:rPr>
        <w:rFonts w:ascii="Symbol" w:hAnsi="Symbol" w:hint="default"/>
      </w:rPr>
    </w:lvl>
    <w:lvl w:ilvl="4" w:tplc="CE9CDBDC" w:tentative="1">
      <w:start w:val="1"/>
      <w:numFmt w:val="bullet"/>
      <w:lvlText w:val="o"/>
      <w:lvlJc w:val="left"/>
      <w:pPr>
        <w:ind w:left="3600" w:hanging="360"/>
      </w:pPr>
      <w:rPr>
        <w:rFonts w:ascii="Courier New" w:hAnsi="Courier New" w:cs="Courier New" w:hint="default"/>
      </w:rPr>
    </w:lvl>
    <w:lvl w:ilvl="5" w:tplc="24C26DFC" w:tentative="1">
      <w:start w:val="1"/>
      <w:numFmt w:val="bullet"/>
      <w:lvlText w:val=""/>
      <w:lvlJc w:val="left"/>
      <w:pPr>
        <w:ind w:left="4320" w:hanging="360"/>
      </w:pPr>
      <w:rPr>
        <w:rFonts w:ascii="Wingdings" w:hAnsi="Wingdings" w:hint="default"/>
      </w:rPr>
    </w:lvl>
    <w:lvl w:ilvl="6" w:tplc="B59C95D0" w:tentative="1">
      <w:start w:val="1"/>
      <w:numFmt w:val="bullet"/>
      <w:lvlText w:val=""/>
      <w:lvlJc w:val="left"/>
      <w:pPr>
        <w:ind w:left="5040" w:hanging="360"/>
      </w:pPr>
      <w:rPr>
        <w:rFonts w:ascii="Symbol" w:hAnsi="Symbol" w:hint="default"/>
      </w:rPr>
    </w:lvl>
    <w:lvl w:ilvl="7" w:tplc="F6BE6342" w:tentative="1">
      <w:start w:val="1"/>
      <w:numFmt w:val="bullet"/>
      <w:lvlText w:val="o"/>
      <w:lvlJc w:val="left"/>
      <w:pPr>
        <w:ind w:left="5760" w:hanging="360"/>
      </w:pPr>
      <w:rPr>
        <w:rFonts w:ascii="Courier New" w:hAnsi="Courier New" w:cs="Courier New" w:hint="default"/>
      </w:rPr>
    </w:lvl>
    <w:lvl w:ilvl="8" w:tplc="47B07700" w:tentative="1">
      <w:start w:val="1"/>
      <w:numFmt w:val="bullet"/>
      <w:lvlText w:val=""/>
      <w:lvlJc w:val="left"/>
      <w:pPr>
        <w:ind w:left="6480" w:hanging="360"/>
      </w:pPr>
      <w:rPr>
        <w:rFonts w:ascii="Wingdings" w:hAnsi="Wingdings" w:hint="default"/>
      </w:rPr>
    </w:lvl>
  </w:abstractNum>
  <w:abstractNum w:abstractNumId="17" w15:restartNumberingAfterBreak="0">
    <w:nsid w:val="2B300140"/>
    <w:multiLevelType w:val="multilevel"/>
    <w:tmpl w:val="9364EADC"/>
    <w:lvl w:ilvl="0">
      <w:start w:val="1"/>
      <w:numFmt w:val="lowerLetter"/>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8" w15:restartNumberingAfterBreak="0">
    <w:nsid w:val="2F895C21"/>
    <w:multiLevelType w:val="multilevel"/>
    <w:tmpl w:val="BBC03D54"/>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182091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962246B"/>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23176A4"/>
    <w:multiLevelType w:val="hybridMultilevel"/>
    <w:tmpl w:val="A2DEB5FC"/>
    <w:name w:val="Deliverable List2"/>
    <w:lvl w:ilvl="0" w:tplc="4DAE97DC">
      <w:start w:val="1"/>
      <w:numFmt w:val="decimal"/>
      <w:lvlText w:val="%1."/>
      <w:lvlJc w:val="left"/>
      <w:pPr>
        <w:ind w:left="720" w:hanging="360"/>
      </w:pPr>
    </w:lvl>
    <w:lvl w:ilvl="1" w:tplc="3E48CA9C" w:tentative="1">
      <w:start w:val="1"/>
      <w:numFmt w:val="lowerLetter"/>
      <w:lvlText w:val="%2."/>
      <w:lvlJc w:val="left"/>
      <w:pPr>
        <w:ind w:left="1440" w:hanging="360"/>
      </w:pPr>
    </w:lvl>
    <w:lvl w:ilvl="2" w:tplc="55FE59D6" w:tentative="1">
      <w:start w:val="1"/>
      <w:numFmt w:val="lowerRoman"/>
      <w:lvlText w:val="%3."/>
      <w:lvlJc w:val="right"/>
      <w:pPr>
        <w:ind w:left="2160" w:hanging="180"/>
      </w:pPr>
    </w:lvl>
    <w:lvl w:ilvl="3" w:tplc="E200C182" w:tentative="1">
      <w:start w:val="1"/>
      <w:numFmt w:val="decimal"/>
      <w:lvlText w:val="%4."/>
      <w:lvlJc w:val="left"/>
      <w:pPr>
        <w:ind w:left="2880" w:hanging="360"/>
      </w:pPr>
    </w:lvl>
    <w:lvl w:ilvl="4" w:tplc="322420D0" w:tentative="1">
      <w:start w:val="1"/>
      <w:numFmt w:val="lowerLetter"/>
      <w:lvlText w:val="%5."/>
      <w:lvlJc w:val="left"/>
      <w:pPr>
        <w:ind w:left="3600" w:hanging="360"/>
      </w:pPr>
    </w:lvl>
    <w:lvl w:ilvl="5" w:tplc="3A145C0E" w:tentative="1">
      <w:start w:val="1"/>
      <w:numFmt w:val="lowerRoman"/>
      <w:lvlText w:val="%6."/>
      <w:lvlJc w:val="right"/>
      <w:pPr>
        <w:ind w:left="4320" w:hanging="180"/>
      </w:pPr>
    </w:lvl>
    <w:lvl w:ilvl="6" w:tplc="06C62B06" w:tentative="1">
      <w:start w:val="1"/>
      <w:numFmt w:val="decimal"/>
      <w:lvlText w:val="%7."/>
      <w:lvlJc w:val="left"/>
      <w:pPr>
        <w:ind w:left="5040" w:hanging="360"/>
      </w:pPr>
    </w:lvl>
    <w:lvl w:ilvl="7" w:tplc="0812DFB8" w:tentative="1">
      <w:start w:val="1"/>
      <w:numFmt w:val="lowerLetter"/>
      <w:lvlText w:val="%8."/>
      <w:lvlJc w:val="left"/>
      <w:pPr>
        <w:ind w:left="5760" w:hanging="360"/>
      </w:pPr>
    </w:lvl>
    <w:lvl w:ilvl="8" w:tplc="29341D26" w:tentative="1">
      <w:start w:val="1"/>
      <w:numFmt w:val="lowerRoman"/>
      <w:lvlText w:val="%9."/>
      <w:lvlJc w:val="right"/>
      <w:pPr>
        <w:ind w:left="6480" w:hanging="180"/>
      </w:pPr>
    </w:lvl>
  </w:abstractNum>
  <w:abstractNum w:abstractNumId="22" w15:restartNumberingAfterBreak="0">
    <w:nsid w:val="5DC22833"/>
    <w:multiLevelType w:val="multilevel"/>
    <w:tmpl w:val="55C27D3C"/>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1288"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61984D03"/>
    <w:multiLevelType w:val="multilevel"/>
    <w:tmpl w:val="F0220082"/>
    <w:lvl w:ilvl="0">
      <w:start w:val="1"/>
      <w:numFmt w:val="lowerLetter"/>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24" w15:restartNumberingAfterBreak="0">
    <w:nsid w:val="6B102414"/>
    <w:multiLevelType w:val="hybridMultilevel"/>
    <w:tmpl w:val="943EBB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04E36A8"/>
    <w:multiLevelType w:val="hybridMultilevel"/>
    <w:tmpl w:val="B67652DA"/>
    <w:lvl w:ilvl="0" w:tplc="F6560702">
      <w:start w:val="1"/>
      <w:numFmt w:val="upperLetter"/>
      <w:pStyle w:val="Heading2-Annex"/>
      <w:lvlText w:val="Annex %1."/>
      <w:lvlJc w:val="left"/>
      <w:pPr>
        <w:ind w:left="720" w:hanging="360"/>
      </w:pPr>
      <w:rPr>
        <w:rFonts w:hint="default"/>
      </w:rPr>
    </w:lvl>
    <w:lvl w:ilvl="1" w:tplc="08090019" w:tentative="1">
      <w:start w:val="1"/>
      <w:numFmt w:val="lowerLetter"/>
      <w:pStyle w:val="Heading2-Annex"/>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74607AD"/>
    <w:multiLevelType w:val="multilevel"/>
    <w:tmpl w:val="DE1445B8"/>
    <w:name w:val="Deliverable List Number"/>
    <w:lvl w:ilvl="0">
      <w:start w:val="1"/>
      <w:numFmt w:val="decimal"/>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27" w15:restartNumberingAfterBreak="0">
    <w:nsid w:val="789834D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C7031A4"/>
    <w:multiLevelType w:val="multilevel"/>
    <w:tmpl w:val="36502B82"/>
    <w:lvl w:ilvl="0">
      <w:start w:val="1"/>
      <w:numFmt w:val="lowerRoman"/>
      <w:lvlText w:val="%1."/>
      <w:lvlJc w:val="righ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num w:numId="1" w16cid:durableId="792868443">
    <w:abstractNumId w:val="22"/>
  </w:num>
  <w:num w:numId="2" w16cid:durableId="587615759">
    <w:abstractNumId w:val="22"/>
  </w:num>
  <w:num w:numId="3" w16cid:durableId="303506938">
    <w:abstractNumId w:val="22"/>
  </w:num>
  <w:num w:numId="4" w16cid:durableId="1947883326">
    <w:abstractNumId w:val="22"/>
  </w:num>
  <w:num w:numId="5" w16cid:durableId="1181820452">
    <w:abstractNumId w:val="12"/>
  </w:num>
  <w:num w:numId="6" w16cid:durableId="1831480629">
    <w:abstractNumId w:val="9"/>
  </w:num>
  <w:num w:numId="7" w16cid:durableId="2105613461">
    <w:abstractNumId w:val="7"/>
  </w:num>
  <w:num w:numId="8" w16cid:durableId="918633827">
    <w:abstractNumId w:val="6"/>
  </w:num>
  <w:num w:numId="9" w16cid:durableId="1215773518">
    <w:abstractNumId w:val="5"/>
  </w:num>
  <w:num w:numId="10" w16cid:durableId="1631325548">
    <w:abstractNumId w:val="4"/>
  </w:num>
  <w:num w:numId="11" w16cid:durableId="745998888">
    <w:abstractNumId w:val="26"/>
  </w:num>
  <w:num w:numId="12" w16cid:durableId="1526092619">
    <w:abstractNumId w:val="14"/>
  </w:num>
  <w:num w:numId="13" w16cid:durableId="1726491022">
    <w:abstractNumId w:val="2"/>
  </w:num>
  <w:num w:numId="14" w16cid:durableId="526719663">
    <w:abstractNumId w:val="1"/>
  </w:num>
  <w:num w:numId="15" w16cid:durableId="1923643642">
    <w:abstractNumId w:val="0"/>
  </w:num>
  <w:num w:numId="16" w16cid:durableId="5840702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59653545">
    <w:abstractNumId w:val="20"/>
  </w:num>
  <w:num w:numId="18" w16cid:durableId="2131777010">
    <w:abstractNumId w:val="18"/>
  </w:num>
  <w:num w:numId="19" w16cid:durableId="1873496991">
    <w:abstractNumId w:val="16"/>
  </w:num>
  <w:num w:numId="20" w16cid:durableId="770857079">
    <w:abstractNumId w:val="21"/>
  </w:num>
  <w:num w:numId="21" w16cid:durableId="1123883729">
    <w:abstractNumId w:val="19"/>
  </w:num>
  <w:num w:numId="22" w16cid:durableId="1679195088">
    <w:abstractNumId w:val="27"/>
  </w:num>
  <w:num w:numId="23" w16cid:durableId="490024916">
    <w:abstractNumId w:val="24"/>
  </w:num>
  <w:num w:numId="24" w16cid:durableId="867983499">
    <w:abstractNumId w:val="8"/>
  </w:num>
  <w:num w:numId="25" w16cid:durableId="1647933819">
    <w:abstractNumId w:val="3"/>
  </w:num>
  <w:num w:numId="26" w16cid:durableId="1573854226">
    <w:abstractNumId w:val="28"/>
  </w:num>
  <w:num w:numId="27" w16cid:durableId="699476015">
    <w:abstractNumId w:val="15"/>
  </w:num>
  <w:num w:numId="28" w16cid:durableId="655063471">
    <w:abstractNumId w:val="25"/>
  </w:num>
  <w:num w:numId="29" w16cid:durableId="1903830064">
    <w:abstractNumId w:val="22"/>
  </w:num>
  <w:num w:numId="30" w16cid:durableId="538516688">
    <w:abstractNumId w:val="13"/>
  </w:num>
  <w:num w:numId="31" w16cid:durableId="1707292636">
    <w:abstractNumId w:val="17"/>
  </w:num>
  <w:num w:numId="32" w16cid:durableId="98104109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41101163">
    <w:abstractNumId w:val="10"/>
  </w:num>
  <w:num w:numId="34" w16cid:durableId="18906106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082061">
    <w:abstractNumId w:val="23"/>
  </w:num>
  <w:num w:numId="36" w16cid:durableId="6102063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ocumentProtection w:edit="forms" w:enforcement="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3MzY1sDQ0sTQ3MzRT0lEKTi0uzszPAykwrAUA/aFpSCwAAAA="/>
  </w:docVars>
  <w:rsids>
    <w:rsidRoot w:val="0005354A"/>
    <w:rsid w:val="000000C0"/>
    <w:rsid w:val="00002731"/>
    <w:rsid w:val="00005D59"/>
    <w:rsid w:val="0000747C"/>
    <w:rsid w:val="00011F59"/>
    <w:rsid w:val="000152E2"/>
    <w:rsid w:val="00020752"/>
    <w:rsid w:val="00024B8C"/>
    <w:rsid w:val="000250D8"/>
    <w:rsid w:val="0003275A"/>
    <w:rsid w:val="00032C28"/>
    <w:rsid w:val="00032F9A"/>
    <w:rsid w:val="00034888"/>
    <w:rsid w:val="000421C9"/>
    <w:rsid w:val="00042318"/>
    <w:rsid w:val="00042ACF"/>
    <w:rsid w:val="000466CE"/>
    <w:rsid w:val="00051A2E"/>
    <w:rsid w:val="00052046"/>
    <w:rsid w:val="0005244C"/>
    <w:rsid w:val="0005338D"/>
    <w:rsid w:val="0005354A"/>
    <w:rsid w:val="000553C6"/>
    <w:rsid w:val="000558B5"/>
    <w:rsid w:val="000656F2"/>
    <w:rsid w:val="000729A8"/>
    <w:rsid w:val="0007715B"/>
    <w:rsid w:val="00080FA7"/>
    <w:rsid w:val="00083CD1"/>
    <w:rsid w:val="000850EB"/>
    <w:rsid w:val="0008780F"/>
    <w:rsid w:val="000905DF"/>
    <w:rsid w:val="00092610"/>
    <w:rsid w:val="00093449"/>
    <w:rsid w:val="00093F2E"/>
    <w:rsid w:val="00095B42"/>
    <w:rsid w:val="0009783A"/>
    <w:rsid w:val="000A1807"/>
    <w:rsid w:val="000A3972"/>
    <w:rsid w:val="000A4746"/>
    <w:rsid w:val="000A6665"/>
    <w:rsid w:val="000A7E32"/>
    <w:rsid w:val="000B67B5"/>
    <w:rsid w:val="000C5030"/>
    <w:rsid w:val="000C785E"/>
    <w:rsid w:val="000D0D12"/>
    <w:rsid w:val="000D1E8C"/>
    <w:rsid w:val="000D2EEA"/>
    <w:rsid w:val="000D5085"/>
    <w:rsid w:val="000D528E"/>
    <w:rsid w:val="000D719E"/>
    <w:rsid w:val="000E213F"/>
    <w:rsid w:val="000E224F"/>
    <w:rsid w:val="000E617A"/>
    <w:rsid w:val="000F39C2"/>
    <w:rsid w:val="00100111"/>
    <w:rsid w:val="0010012D"/>
    <w:rsid w:val="001031E2"/>
    <w:rsid w:val="001101DC"/>
    <w:rsid w:val="001270A7"/>
    <w:rsid w:val="00130FEE"/>
    <w:rsid w:val="00132FF6"/>
    <w:rsid w:val="001355D3"/>
    <w:rsid w:val="0015132E"/>
    <w:rsid w:val="00153745"/>
    <w:rsid w:val="00160132"/>
    <w:rsid w:val="00162B29"/>
    <w:rsid w:val="001652D2"/>
    <w:rsid w:val="0016652F"/>
    <w:rsid w:val="00167218"/>
    <w:rsid w:val="00172581"/>
    <w:rsid w:val="00173E47"/>
    <w:rsid w:val="00181DDC"/>
    <w:rsid w:val="00187D3F"/>
    <w:rsid w:val="0019011C"/>
    <w:rsid w:val="00191808"/>
    <w:rsid w:val="001922A5"/>
    <w:rsid w:val="00192D59"/>
    <w:rsid w:val="001951E3"/>
    <w:rsid w:val="001967E4"/>
    <w:rsid w:val="00196C46"/>
    <w:rsid w:val="001A067C"/>
    <w:rsid w:val="001A35DF"/>
    <w:rsid w:val="001A5495"/>
    <w:rsid w:val="001A708D"/>
    <w:rsid w:val="001A7456"/>
    <w:rsid w:val="001A7C71"/>
    <w:rsid w:val="001B14EB"/>
    <w:rsid w:val="001B4CF3"/>
    <w:rsid w:val="001B5221"/>
    <w:rsid w:val="001B7239"/>
    <w:rsid w:val="001C1411"/>
    <w:rsid w:val="001C35D0"/>
    <w:rsid w:val="001C4B4B"/>
    <w:rsid w:val="001C4B89"/>
    <w:rsid w:val="001C5570"/>
    <w:rsid w:val="001C5662"/>
    <w:rsid w:val="001C6AEA"/>
    <w:rsid w:val="001D199A"/>
    <w:rsid w:val="001D6374"/>
    <w:rsid w:val="001E46A8"/>
    <w:rsid w:val="001E6FF3"/>
    <w:rsid w:val="001E7DE7"/>
    <w:rsid w:val="001F59A0"/>
    <w:rsid w:val="001F5CCD"/>
    <w:rsid w:val="001F6BE6"/>
    <w:rsid w:val="00203955"/>
    <w:rsid w:val="00206C95"/>
    <w:rsid w:val="00207D36"/>
    <w:rsid w:val="0021106B"/>
    <w:rsid w:val="002154DD"/>
    <w:rsid w:val="00215669"/>
    <w:rsid w:val="00217563"/>
    <w:rsid w:val="00221085"/>
    <w:rsid w:val="00221665"/>
    <w:rsid w:val="0022183E"/>
    <w:rsid w:val="0022670C"/>
    <w:rsid w:val="002278C1"/>
    <w:rsid w:val="0022792F"/>
    <w:rsid w:val="00230C21"/>
    <w:rsid w:val="00233827"/>
    <w:rsid w:val="002338D5"/>
    <w:rsid w:val="002408AD"/>
    <w:rsid w:val="002454DA"/>
    <w:rsid w:val="00245B3A"/>
    <w:rsid w:val="00247AC3"/>
    <w:rsid w:val="002563EF"/>
    <w:rsid w:val="0026083A"/>
    <w:rsid w:val="002622A8"/>
    <w:rsid w:val="00264DAA"/>
    <w:rsid w:val="0026771E"/>
    <w:rsid w:val="0027393F"/>
    <w:rsid w:val="00275EF8"/>
    <w:rsid w:val="002822E9"/>
    <w:rsid w:val="00282BBF"/>
    <w:rsid w:val="00283B70"/>
    <w:rsid w:val="0028746A"/>
    <w:rsid w:val="002A2B85"/>
    <w:rsid w:val="002A5115"/>
    <w:rsid w:val="002A6A4D"/>
    <w:rsid w:val="002A6BE2"/>
    <w:rsid w:val="002A753B"/>
    <w:rsid w:val="002B4A91"/>
    <w:rsid w:val="002B6E5A"/>
    <w:rsid w:val="002D02FF"/>
    <w:rsid w:val="002D1124"/>
    <w:rsid w:val="002D1243"/>
    <w:rsid w:val="002D44CB"/>
    <w:rsid w:val="002E399E"/>
    <w:rsid w:val="002E6626"/>
    <w:rsid w:val="002F1510"/>
    <w:rsid w:val="002F4D61"/>
    <w:rsid w:val="0030170D"/>
    <w:rsid w:val="00301BB5"/>
    <w:rsid w:val="00302104"/>
    <w:rsid w:val="00303FF5"/>
    <w:rsid w:val="00304F0F"/>
    <w:rsid w:val="00305269"/>
    <w:rsid w:val="00310D1D"/>
    <w:rsid w:val="00323855"/>
    <w:rsid w:val="00325BF2"/>
    <w:rsid w:val="00326344"/>
    <w:rsid w:val="0033086C"/>
    <w:rsid w:val="00332EC7"/>
    <w:rsid w:val="003445AD"/>
    <w:rsid w:val="00345EC4"/>
    <w:rsid w:val="003463F6"/>
    <w:rsid w:val="00352108"/>
    <w:rsid w:val="0036118B"/>
    <w:rsid w:val="00361EA0"/>
    <w:rsid w:val="00363DF4"/>
    <w:rsid w:val="00364D75"/>
    <w:rsid w:val="003651AE"/>
    <w:rsid w:val="003706AA"/>
    <w:rsid w:val="00371B62"/>
    <w:rsid w:val="00381868"/>
    <w:rsid w:val="0038685F"/>
    <w:rsid w:val="00390F8D"/>
    <w:rsid w:val="00391CDE"/>
    <w:rsid w:val="003923E5"/>
    <w:rsid w:val="00393F52"/>
    <w:rsid w:val="00396E64"/>
    <w:rsid w:val="003A08FA"/>
    <w:rsid w:val="003A1F55"/>
    <w:rsid w:val="003A20A8"/>
    <w:rsid w:val="003A5C8D"/>
    <w:rsid w:val="003A5E6D"/>
    <w:rsid w:val="003A6285"/>
    <w:rsid w:val="003B0E00"/>
    <w:rsid w:val="003B3521"/>
    <w:rsid w:val="003C19BC"/>
    <w:rsid w:val="003C1DF8"/>
    <w:rsid w:val="003C4691"/>
    <w:rsid w:val="003C4ADF"/>
    <w:rsid w:val="003C5191"/>
    <w:rsid w:val="003D021B"/>
    <w:rsid w:val="003D4597"/>
    <w:rsid w:val="003D74E8"/>
    <w:rsid w:val="003E040C"/>
    <w:rsid w:val="003E0A19"/>
    <w:rsid w:val="003F1ED7"/>
    <w:rsid w:val="003F2E09"/>
    <w:rsid w:val="003F6848"/>
    <w:rsid w:val="00402382"/>
    <w:rsid w:val="004023AE"/>
    <w:rsid w:val="0041174B"/>
    <w:rsid w:val="004142AB"/>
    <w:rsid w:val="0041754C"/>
    <w:rsid w:val="004214C9"/>
    <w:rsid w:val="00424F8F"/>
    <w:rsid w:val="004305CF"/>
    <w:rsid w:val="00433D08"/>
    <w:rsid w:val="004355C5"/>
    <w:rsid w:val="00442351"/>
    <w:rsid w:val="00444347"/>
    <w:rsid w:val="00444BCB"/>
    <w:rsid w:val="00452992"/>
    <w:rsid w:val="00453ED7"/>
    <w:rsid w:val="00462532"/>
    <w:rsid w:val="00463406"/>
    <w:rsid w:val="00466B9A"/>
    <w:rsid w:val="00470196"/>
    <w:rsid w:val="00471588"/>
    <w:rsid w:val="00474F26"/>
    <w:rsid w:val="00483B05"/>
    <w:rsid w:val="00483F04"/>
    <w:rsid w:val="00484268"/>
    <w:rsid w:val="00487832"/>
    <w:rsid w:val="00493508"/>
    <w:rsid w:val="004A1610"/>
    <w:rsid w:val="004A4C7E"/>
    <w:rsid w:val="004A53C9"/>
    <w:rsid w:val="004B0E0B"/>
    <w:rsid w:val="004B3720"/>
    <w:rsid w:val="004C0AD9"/>
    <w:rsid w:val="004C2F1D"/>
    <w:rsid w:val="004C4410"/>
    <w:rsid w:val="004C4507"/>
    <w:rsid w:val="004C5EB0"/>
    <w:rsid w:val="004E28E9"/>
    <w:rsid w:val="004E3152"/>
    <w:rsid w:val="004F2A8F"/>
    <w:rsid w:val="005000F6"/>
    <w:rsid w:val="00501868"/>
    <w:rsid w:val="005054C4"/>
    <w:rsid w:val="00505B21"/>
    <w:rsid w:val="00507D1D"/>
    <w:rsid w:val="00521532"/>
    <w:rsid w:val="00525916"/>
    <w:rsid w:val="0053320F"/>
    <w:rsid w:val="00536D90"/>
    <w:rsid w:val="005415F4"/>
    <w:rsid w:val="005427C5"/>
    <w:rsid w:val="00550F42"/>
    <w:rsid w:val="00553878"/>
    <w:rsid w:val="00554773"/>
    <w:rsid w:val="005610B0"/>
    <w:rsid w:val="00566D3C"/>
    <w:rsid w:val="005740B3"/>
    <w:rsid w:val="00575E9D"/>
    <w:rsid w:val="0057751E"/>
    <w:rsid w:val="00580C0D"/>
    <w:rsid w:val="005824D9"/>
    <w:rsid w:val="0058328F"/>
    <w:rsid w:val="0058392B"/>
    <w:rsid w:val="00585C28"/>
    <w:rsid w:val="00590F93"/>
    <w:rsid w:val="005961A7"/>
    <w:rsid w:val="00596464"/>
    <w:rsid w:val="00597CF0"/>
    <w:rsid w:val="00597E00"/>
    <w:rsid w:val="005A11AE"/>
    <w:rsid w:val="005A28B1"/>
    <w:rsid w:val="005A38D3"/>
    <w:rsid w:val="005A424F"/>
    <w:rsid w:val="005B21DB"/>
    <w:rsid w:val="005B3AB7"/>
    <w:rsid w:val="005C139C"/>
    <w:rsid w:val="005C6592"/>
    <w:rsid w:val="005C7B1D"/>
    <w:rsid w:val="005D4421"/>
    <w:rsid w:val="005E32BC"/>
    <w:rsid w:val="005F0E92"/>
    <w:rsid w:val="005F1F37"/>
    <w:rsid w:val="005F3FB1"/>
    <w:rsid w:val="005F710E"/>
    <w:rsid w:val="005F7CBE"/>
    <w:rsid w:val="0060301B"/>
    <w:rsid w:val="00621DFC"/>
    <w:rsid w:val="0062250C"/>
    <w:rsid w:val="00622D19"/>
    <w:rsid w:val="0062680F"/>
    <w:rsid w:val="006272C1"/>
    <w:rsid w:val="0063618C"/>
    <w:rsid w:val="00636222"/>
    <w:rsid w:val="006362B5"/>
    <w:rsid w:val="00637EF2"/>
    <w:rsid w:val="006437E3"/>
    <w:rsid w:val="006447CE"/>
    <w:rsid w:val="00646019"/>
    <w:rsid w:val="00646571"/>
    <w:rsid w:val="00651882"/>
    <w:rsid w:val="006535F7"/>
    <w:rsid w:val="00654907"/>
    <w:rsid w:val="00654CD5"/>
    <w:rsid w:val="00655420"/>
    <w:rsid w:val="006608D3"/>
    <w:rsid w:val="00661784"/>
    <w:rsid w:val="00661BFD"/>
    <w:rsid w:val="0067161A"/>
    <w:rsid w:val="00673657"/>
    <w:rsid w:val="006738D0"/>
    <w:rsid w:val="00677B98"/>
    <w:rsid w:val="00686ADA"/>
    <w:rsid w:val="00690883"/>
    <w:rsid w:val="00690DAC"/>
    <w:rsid w:val="006A01E6"/>
    <w:rsid w:val="006A1827"/>
    <w:rsid w:val="006B3EB6"/>
    <w:rsid w:val="006B76E2"/>
    <w:rsid w:val="006C2403"/>
    <w:rsid w:val="006E48A4"/>
    <w:rsid w:val="006F1350"/>
    <w:rsid w:val="006F49BC"/>
    <w:rsid w:val="006F4EC9"/>
    <w:rsid w:val="00700A72"/>
    <w:rsid w:val="00703CD8"/>
    <w:rsid w:val="00706501"/>
    <w:rsid w:val="00711634"/>
    <w:rsid w:val="00712C1D"/>
    <w:rsid w:val="00715225"/>
    <w:rsid w:val="007155BB"/>
    <w:rsid w:val="00722423"/>
    <w:rsid w:val="00724ACA"/>
    <w:rsid w:val="00732224"/>
    <w:rsid w:val="00735AF2"/>
    <w:rsid w:val="007443DF"/>
    <w:rsid w:val="0074672C"/>
    <w:rsid w:val="00750503"/>
    <w:rsid w:val="00752D84"/>
    <w:rsid w:val="00756F9C"/>
    <w:rsid w:val="0076371F"/>
    <w:rsid w:val="007641BD"/>
    <w:rsid w:val="00766B8A"/>
    <w:rsid w:val="00771451"/>
    <w:rsid w:val="00780501"/>
    <w:rsid w:val="00782CAE"/>
    <w:rsid w:val="00787019"/>
    <w:rsid w:val="0079134F"/>
    <w:rsid w:val="00794EB2"/>
    <w:rsid w:val="007A09BA"/>
    <w:rsid w:val="007A2D40"/>
    <w:rsid w:val="007A41A3"/>
    <w:rsid w:val="007A5663"/>
    <w:rsid w:val="007A5D29"/>
    <w:rsid w:val="007A6379"/>
    <w:rsid w:val="007B1284"/>
    <w:rsid w:val="007B33B7"/>
    <w:rsid w:val="007B4DA7"/>
    <w:rsid w:val="007B5689"/>
    <w:rsid w:val="007B6270"/>
    <w:rsid w:val="007C6216"/>
    <w:rsid w:val="007C75BD"/>
    <w:rsid w:val="007D1BB8"/>
    <w:rsid w:val="007D3F4A"/>
    <w:rsid w:val="007D45E3"/>
    <w:rsid w:val="007D4E07"/>
    <w:rsid w:val="007E360F"/>
    <w:rsid w:val="007E421E"/>
    <w:rsid w:val="007E69ED"/>
    <w:rsid w:val="007F5C00"/>
    <w:rsid w:val="007F6054"/>
    <w:rsid w:val="00803B44"/>
    <w:rsid w:val="00804F84"/>
    <w:rsid w:val="00810F54"/>
    <w:rsid w:val="0081342A"/>
    <w:rsid w:val="008157C4"/>
    <w:rsid w:val="008158DB"/>
    <w:rsid w:val="00820254"/>
    <w:rsid w:val="0082204B"/>
    <w:rsid w:val="00822356"/>
    <w:rsid w:val="008223D4"/>
    <w:rsid w:val="008245AE"/>
    <w:rsid w:val="00832275"/>
    <w:rsid w:val="00833D4D"/>
    <w:rsid w:val="00834489"/>
    <w:rsid w:val="00840A7D"/>
    <w:rsid w:val="00843390"/>
    <w:rsid w:val="00845F3B"/>
    <w:rsid w:val="00853CC9"/>
    <w:rsid w:val="00857155"/>
    <w:rsid w:val="00864F0E"/>
    <w:rsid w:val="00867B4D"/>
    <w:rsid w:val="00875595"/>
    <w:rsid w:val="008778A4"/>
    <w:rsid w:val="00880EA3"/>
    <w:rsid w:val="00882DA5"/>
    <w:rsid w:val="00883AC0"/>
    <w:rsid w:val="00884FD5"/>
    <w:rsid w:val="00886675"/>
    <w:rsid w:val="008A2914"/>
    <w:rsid w:val="008A4567"/>
    <w:rsid w:val="008A4CCF"/>
    <w:rsid w:val="008A7AE2"/>
    <w:rsid w:val="008B00D8"/>
    <w:rsid w:val="008C1EAD"/>
    <w:rsid w:val="008C3434"/>
    <w:rsid w:val="008C4FAD"/>
    <w:rsid w:val="008C70F8"/>
    <w:rsid w:val="008D54EC"/>
    <w:rsid w:val="008D5CEC"/>
    <w:rsid w:val="008D618B"/>
    <w:rsid w:val="008E1AFD"/>
    <w:rsid w:val="008E2EEA"/>
    <w:rsid w:val="008E51CE"/>
    <w:rsid w:val="008E6D31"/>
    <w:rsid w:val="008F526B"/>
    <w:rsid w:val="009055AD"/>
    <w:rsid w:val="0091207C"/>
    <w:rsid w:val="0091452C"/>
    <w:rsid w:val="009158C2"/>
    <w:rsid w:val="00917BB7"/>
    <w:rsid w:val="00923BF3"/>
    <w:rsid w:val="00924C93"/>
    <w:rsid w:val="00926636"/>
    <w:rsid w:val="00927516"/>
    <w:rsid w:val="00930DD2"/>
    <w:rsid w:val="009377E7"/>
    <w:rsid w:val="00944246"/>
    <w:rsid w:val="009444C9"/>
    <w:rsid w:val="00945681"/>
    <w:rsid w:val="00950922"/>
    <w:rsid w:val="00955DCA"/>
    <w:rsid w:val="009561D4"/>
    <w:rsid w:val="00956B86"/>
    <w:rsid w:val="00960502"/>
    <w:rsid w:val="00960B18"/>
    <w:rsid w:val="00962525"/>
    <w:rsid w:val="009637D9"/>
    <w:rsid w:val="00970C39"/>
    <w:rsid w:val="009730B0"/>
    <w:rsid w:val="00976353"/>
    <w:rsid w:val="00976402"/>
    <w:rsid w:val="00982C07"/>
    <w:rsid w:val="00982F16"/>
    <w:rsid w:val="00983DEF"/>
    <w:rsid w:val="009867E6"/>
    <w:rsid w:val="00991C37"/>
    <w:rsid w:val="009A1835"/>
    <w:rsid w:val="009A682F"/>
    <w:rsid w:val="009B0478"/>
    <w:rsid w:val="009C0589"/>
    <w:rsid w:val="009C1867"/>
    <w:rsid w:val="009C3972"/>
    <w:rsid w:val="009E58D4"/>
    <w:rsid w:val="009E6F26"/>
    <w:rsid w:val="009F40C8"/>
    <w:rsid w:val="009F63C4"/>
    <w:rsid w:val="00A032F3"/>
    <w:rsid w:val="00A040CA"/>
    <w:rsid w:val="00A14BAA"/>
    <w:rsid w:val="00A17D0B"/>
    <w:rsid w:val="00A23D61"/>
    <w:rsid w:val="00A25F1E"/>
    <w:rsid w:val="00A311F8"/>
    <w:rsid w:val="00A32456"/>
    <w:rsid w:val="00A32DB7"/>
    <w:rsid w:val="00A334F1"/>
    <w:rsid w:val="00A34024"/>
    <w:rsid w:val="00A3610A"/>
    <w:rsid w:val="00A40D50"/>
    <w:rsid w:val="00A4186D"/>
    <w:rsid w:val="00A43818"/>
    <w:rsid w:val="00A53668"/>
    <w:rsid w:val="00A607F9"/>
    <w:rsid w:val="00A663DD"/>
    <w:rsid w:val="00A664EE"/>
    <w:rsid w:val="00A70275"/>
    <w:rsid w:val="00A731EF"/>
    <w:rsid w:val="00A73C02"/>
    <w:rsid w:val="00A74565"/>
    <w:rsid w:val="00A85A32"/>
    <w:rsid w:val="00AA4513"/>
    <w:rsid w:val="00AB3200"/>
    <w:rsid w:val="00AB4131"/>
    <w:rsid w:val="00AB4CCD"/>
    <w:rsid w:val="00AB5BE8"/>
    <w:rsid w:val="00AB6AD2"/>
    <w:rsid w:val="00AC529C"/>
    <w:rsid w:val="00AC6889"/>
    <w:rsid w:val="00AE0F10"/>
    <w:rsid w:val="00AE1CC9"/>
    <w:rsid w:val="00AE39C0"/>
    <w:rsid w:val="00AE424E"/>
    <w:rsid w:val="00AE57BE"/>
    <w:rsid w:val="00AE795C"/>
    <w:rsid w:val="00AF2293"/>
    <w:rsid w:val="00B03A56"/>
    <w:rsid w:val="00B146B5"/>
    <w:rsid w:val="00B15FA7"/>
    <w:rsid w:val="00B15FC4"/>
    <w:rsid w:val="00B16ADF"/>
    <w:rsid w:val="00B171EF"/>
    <w:rsid w:val="00B22201"/>
    <w:rsid w:val="00B252E8"/>
    <w:rsid w:val="00B32A64"/>
    <w:rsid w:val="00B33A2A"/>
    <w:rsid w:val="00B37841"/>
    <w:rsid w:val="00B37D82"/>
    <w:rsid w:val="00B40BE6"/>
    <w:rsid w:val="00B40CA7"/>
    <w:rsid w:val="00B45738"/>
    <w:rsid w:val="00B45868"/>
    <w:rsid w:val="00B5040A"/>
    <w:rsid w:val="00B573EC"/>
    <w:rsid w:val="00B63FE5"/>
    <w:rsid w:val="00B662B2"/>
    <w:rsid w:val="00B74215"/>
    <w:rsid w:val="00B81265"/>
    <w:rsid w:val="00B824DD"/>
    <w:rsid w:val="00B82BE7"/>
    <w:rsid w:val="00B860F7"/>
    <w:rsid w:val="00B865E7"/>
    <w:rsid w:val="00B9433E"/>
    <w:rsid w:val="00B972C1"/>
    <w:rsid w:val="00BA52F2"/>
    <w:rsid w:val="00BA589A"/>
    <w:rsid w:val="00BA7EE5"/>
    <w:rsid w:val="00BB3294"/>
    <w:rsid w:val="00BB3BFB"/>
    <w:rsid w:val="00BC593B"/>
    <w:rsid w:val="00BC652C"/>
    <w:rsid w:val="00BD1690"/>
    <w:rsid w:val="00BD3293"/>
    <w:rsid w:val="00BE1892"/>
    <w:rsid w:val="00BE78DD"/>
    <w:rsid w:val="00BF1605"/>
    <w:rsid w:val="00BF451D"/>
    <w:rsid w:val="00BF4655"/>
    <w:rsid w:val="00BF64B0"/>
    <w:rsid w:val="00C02460"/>
    <w:rsid w:val="00C0472E"/>
    <w:rsid w:val="00C120F2"/>
    <w:rsid w:val="00C13A88"/>
    <w:rsid w:val="00C14C3A"/>
    <w:rsid w:val="00C22E6A"/>
    <w:rsid w:val="00C230E5"/>
    <w:rsid w:val="00C23787"/>
    <w:rsid w:val="00C24FA0"/>
    <w:rsid w:val="00C2578C"/>
    <w:rsid w:val="00C25F66"/>
    <w:rsid w:val="00C26CEB"/>
    <w:rsid w:val="00C278DB"/>
    <w:rsid w:val="00C30244"/>
    <w:rsid w:val="00C30820"/>
    <w:rsid w:val="00C31051"/>
    <w:rsid w:val="00C36D86"/>
    <w:rsid w:val="00C441C5"/>
    <w:rsid w:val="00C4430C"/>
    <w:rsid w:val="00C44C26"/>
    <w:rsid w:val="00C51C4A"/>
    <w:rsid w:val="00C555A8"/>
    <w:rsid w:val="00C6153F"/>
    <w:rsid w:val="00C6325D"/>
    <w:rsid w:val="00C641F3"/>
    <w:rsid w:val="00C73F7F"/>
    <w:rsid w:val="00C7540C"/>
    <w:rsid w:val="00C77090"/>
    <w:rsid w:val="00C82C4E"/>
    <w:rsid w:val="00C85F44"/>
    <w:rsid w:val="00C86DF3"/>
    <w:rsid w:val="00C914B3"/>
    <w:rsid w:val="00C94849"/>
    <w:rsid w:val="00CA2AC7"/>
    <w:rsid w:val="00CA36E5"/>
    <w:rsid w:val="00CA45B7"/>
    <w:rsid w:val="00CD0695"/>
    <w:rsid w:val="00CD1F77"/>
    <w:rsid w:val="00CD52E9"/>
    <w:rsid w:val="00CE0553"/>
    <w:rsid w:val="00CE1BD3"/>
    <w:rsid w:val="00CE5BF5"/>
    <w:rsid w:val="00CE725B"/>
    <w:rsid w:val="00CE7B38"/>
    <w:rsid w:val="00CF1BD2"/>
    <w:rsid w:val="00CF5E09"/>
    <w:rsid w:val="00D0134D"/>
    <w:rsid w:val="00D01B89"/>
    <w:rsid w:val="00D01DFA"/>
    <w:rsid w:val="00D15688"/>
    <w:rsid w:val="00D17865"/>
    <w:rsid w:val="00D20F05"/>
    <w:rsid w:val="00D241B0"/>
    <w:rsid w:val="00D24E0E"/>
    <w:rsid w:val="00D26E1E"/>
    <w:rsid w:val="00D27971"/>
    <w:rsid w:val="00D27D7A"/>
    <w:rsid w:val="00D30105"/>
    <w:rsid w:val="00D307A2"/>
    <w:rsid w:val="00D409F1"/>
    <w:rsid w:val="00D41723"/>
    <w:rsid w:val="00D51D3A"/>
    <w:rsid w:val="00D52F75"/>
    <w:rsid w:val="00D56270"/>
    <w:rsid w:val="00D57C93"/>
    <w:rsid w:val="00D65516"/>
    <w:rsid w:val="00D71D26"/>
    <w:rsid w:val="00D74108"/>
    <w:rsid w:val="00D74AED"/>
    <w:rsid w:val="00D7704C"/>
    <w:rsid w:val="00D85AD5"/>
    <w:rsid w:val="00D86A7D"/>
    <w:rsid w:val="00D90379"/>
    <w:rsid w:val="00D937CA"/>
    <w:rsid w:val="00D939C8"/>
    <w:rsid w:val="00D9592C"/>
    <w:rsid w:val="00DA0B17"/>
    <w:rsid w:val="00DB16F2"/>
    <w:rsid w:val="00DB4147"/>
    <w:rsid w:val="00DB5A0B"/>
    <w:rsid w:val="00DC5984"/>
    <w:rsid w:val="00DC6D1E"/>
    <w:rsid w:val="00DC6F5E"/>
    <w:rsid w:val="00DC7FAA"/>
    <w:rsid w:val="00DD3EFB"/>
    <w:rsid w:val="00DD40A1"/>
    <w:rsid w:val="00DD74E9"/>
    <w:rsid w:val="00DD7A42"/>
    <w:rsid w:val="00DE1E54"/>
    <w:rsid w:val="00DE2650"/>
    <w:rsid w:val="00DE6A08"/>
    <w:rsid w:val="00DE7220"/>
    <w:rsid w:val="00DE7778"/>
    <w:rsid w:val="00DF00DE"/>
    <w:rsid w:val="00DF15C7"/>
    <w:rsid w:val="00DF47F4"/>
    <w:rsid w:val="00DF53E8"/>
    <w:rsid w:val="00E049C3"/>
    <w:rsid w:val="00E10CFF"/>
    <w:rsid w:val="00E123B2"/>
    <w:rsid w:val="00E124DC"/>
    <w:rsid w:val="00E16B14"/>
    <w:rsid w:val="00E21E0A"/>
    <w:rsid w:val="00E21FDF"/>
    <w:rsid w:val="00E2282E"/>
    <w:rsid w:val="00E23191"/>
    <w:rsid w:val="00E24B29"/>
    <w:rsid w:val="00E25208"/>
    <w:rsid w:val="00E27883"/>
    <w:rsid w:val="00E33E4F"/>
    <w:rsid w:val="00E401A2"/>
    <w:rsid w:val="00E44755"/>
    <w:rsid w:val="00E44971"/>
    <w:rsid w:val="00E47203"/>
    <w:rsid w:val="00E47BC2"/>
    <w:rsid w:val="00E537C7"/>
    <w:rsid w:val="00E56BC9"/>
    <w:rsid w:val="00E6028E"/>
    <w:rsid w:val="00E62745"/>
    <w:rsid w:val="00E66227"/>
    <w:rsid w:val="00E71C39"/>
    <w:rsid w:val="00E744E5"/>
    <w:rsid w:val="00E74A2C"/>
    <w:rsid w:val="00E7629E"/>
    <w:rsid w:val="00E821F3"/>
    <w:rsid w:val="00E839F1"/>
    <w:rsid w:val="00E90014"/>
    <w:rsid w:val="00E9034F"/>
    <w:rsid w:val="00E90C86"/>
    <w:rsid w:val="00E91EFE"/>
    <w:rsid w:val="00E97DD6"/>
    <w:rsid w:val="00EA42B0"/>
    <w:rsid w:val="00EB11A6"/>
    <w:rsid w:val="00EB307E"/>
    <w:rsid w:val="00EB3991"/>
    <w:rsid w:val="00EC11D4"/>
    <w:rsid w:val="00EC4353"/>
    <w:rsid w:val="00EC49C5"/>
    <w:rsid w:val="00EC4A3B"/>
    <w:rsid w:val="00EC578E"/>
    <w:rsid w:val="00EC60DE"/>
    <w:rsid w:val="00EC6E4C"/>
    <w:rsid w:val="00EC7BA7"/>
    <w:rsid w:val="00EC7EFF"/>
    <w:rsid w:val="00EE4305"/>
    <w:rsid w:val="00EE637E"/>
    <w:rsid w:val="00EE66A9"/>
    <w:rsid w:val="00EF109E"/>
    <w:rsid w:val="00EF57B1"/>
    <w:rsid w:val="00EF6AE7"/>
    <w:rsid w:val="00F048EB"/>
    <w:rsid w:val="00F127BC"/>
    <w:rsid w:val="00F13540"/>
    <w:rsid w:val="00F22AF1"/>
    <w:rsid w:val="00F33C08"/>
    <w:rsid w:val="00F36814"/>
    <w:rsid w:val="00F3733A"/>
    <w:rsid w:val="00F3779E"/>
    <w:rsid w:val="00F43645"/>
    <w:rsid w:val="00F439EC"/>
    <w:rsid w:val="00F443D1"/>
    <w:rsid w:val="00F54971"/>
    <w:rsid w:val="00F579BA"/>
    <w:rsid w:val="00F6075F"/>
    <w:rsid w:val="00F62034"/>
    <w:rsid w:val="00F632A3"/>
    <w:rsid w:val="00F65DE0"/>
    <w:rsid w:val="00F70894"/>
    <w:rsid w:val="00F716F6"/>
    <w:rsid w:val="00F77107"/>
    <w:rsid w:val="00F82B35"/>
    <w:rsid w:val="00F861BF"/>
    <w:rsid w:val="00F9000F"/>
    <w:rsid w:val="00F95C8F"/>
    <w:rsid w:val="00F95FD7"/>
    <w:rsid w:val="00FA06A5"/>
    <w:rsid w:val="00FA33D1"/>
    <w:rsid w:val="00FA3707"/>
    <w:rsid w:val="00FA5691"/>
    <w:rsid w:val="00FA7815"/>
    <w:rsid w:val="00FB08B3"/>
    <w:rsid w:val="00FB147A"/>
    <w:rsid w:val="00FB5005"/>
    <w:rsid w:val="00FC2D49"/>
    <w:rsid w:val="00FD030A"/>
    <w:rsid w:val="00FD218C"/>
    <w:rsid w:val="00FD569C"/>
    <w:rsid w:val="00FE09B5"/>
    <w:rsid w:val="00FE148F"/>
    <w:rsid w:val="00FE1B9C"/>
    <w:rsid w:val="00FF0316"/>
    <w:rsid w:val="00FF34BB"/>
    <w:rsid w:val="00FF52A9"/>
    <w:rsid w:val="00FF52C8"/>
    <w:rsid w:val="00FF7137"/>
    <w:rsid w:val="00FF717C"/>
    <w:rsid w:val="03506E99"/>
    <w:rsid w:val="0646D299"/>
    <w:rsid w:val="07000EE0"/>
    <w:rsid w:val="0B26B05D"/>
    <w:rsid w:val="0D2279E3"/>
    <w:rsid w:val="0EC3C11B"/>
    <w:rsid w:val="0FF35E87"/>
    <w:rsid w:val="150A504A"/>
    <w:rsid w:val="164BBB8C"/>
    <w:rsid w:val="1AB06E7D"/>
    <w:rsid w:val="23F51E79"/>
    <w:rsid w:val="2CD90E60"/>
    <w:rsid w:val="4495FEA0"/>
    <w:rsid w:val="4770AF06"/>
    <w:rsid w:val="49D8E0BA"/>
    <w:rsid w:val="4AA84FC8"/>
    <w:rsid w:val="4C855CEB"/>
    <w:rsid w:val="537E4192"/>
    <w:rsid w:val="5CB2AB60"/>
    <w:rsid w:val="68D16C6A"/>
    <w:rsid w:val="7E61C0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91C74"/>
  <w15:docId w15:val="{BBC1F3F6-71EE-44EA-8B0B-3881A61A4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18B"/>
    <w:pPr>
      <w:spacing w:before="120" w:after="120" w:line="240" w:lineRule="atLeast"/>
      <w:jc w:val="both"/>
    </w:pPr>
    <w:rPr>
      <w:rFonts w:ascii="Brandon Grotesque Regular" w:hAnsi="Brandon Grotesque Regular"/>
      <w:sz w:val="24"/>
      <w:szCs w:val="24"/>
    </w:rPr>
  </w:style>
  <w:style w:type="paragraph" w:styleId="Ttulo1">
    <w:name w:val="heading 1"/>
    <w:aliases w:val="H1 TOC numbered"/>
    <w:basedOn w:val="Normal"/>
    <w:next w:val="Normal"/>
    <w:link w:val="Ttulo1Car"/>
    <w:uiPriority w:val="9"/>
    <w:qFormat/>
    <w:rsid w:val="00233827"/>
    <w:pPr>
      <w:numPr>
        <w:numId w:val="36"/>
      </w:numPr>
      <w:pBdr>
        <w:top w:val="single" w:sz="24" w:space="0" w:color="583B69"/>
        <w:left w:val="single" w:sz="24" w:space="0" w:color="583B69"/>
        <w:bottom w:val="single" w:sz="24" w:space="0" w:color="583B69"/>
        <w:right w:val="single" w:sz="24" w:space="0" w:color="583B69"/>
      </w:pBdr>
      <w:shd w:val="clear" w:color="auto" w:fill="583B69"/>
      <w:spacing w:after="0"/>
      <w:outlineLvl w:val="0"/>
    </w:pPr>
    <w:rPr>
      <w:caps/>
      <w:color w:val="FFFFFF" w:themeColor="background1"/>
      <w:spacing w:val="15"/>
      <w:sz w:val="26"/>
      <w:szCs w:val="28"/>
    </w:rPr>
  </w:style>
  <w:style w:type="paragraph" w:styleId="Ttulo2">
    <w:name w:val="heading 2"/>
    <w:basedOn w:val="Normal"/>
    <w:next w:val="Normal"/>
    <w:link w:val="Ttulo2Car"/>
    <w:uiPriority w:val="9"/>
    <w:unhideWhenUsed/>
    <w:qFormat/>
    <w:rsid w:val="00233827"/>
    <w:pPr>
      <w:numPr>
        <w:ilvl w:val="1"/>
        <w:numId w:val="36"/>
      </w:numPr>
      <w:pBdr>
        <w:top w:val="single" w:sz="24" w:space="0" w:color="C4C56E"/>
        <w:left w:val="single" w:sz="24" w:space="0" w:color="C4C56E"/>
        <w:bottom w:val="single" w:sz="24" w:space="0" w:color="C4C56E"/>
        <w:right w:val="single" w:sz="24" w:space="0" w:color="C4C56E"/>
      </w:pBdr>
      <w:shd w:val="clear" w:color="auto" w:fill="C4C56E"/>
      <w:spacing w:after="0"/>
      <w:outlineLvl w:val="1"/>
    </w:pPr>
    <w:rPr>
      <w:b/>
      <w:bCs/>
      <w:caps/>
      <w:spacing w:val="15"/>
    </w:rPr>
  </w:style>
  <w:style w:type="paragraph" w:styleId="Ttulo3">
    <w:name w:val="heading 3"/>
    <w:basedOn w:val="Normal"/>
    <w:next w:val="Normal"/>
    <w:link w:val="Ttulo3Car"/>
    <w:uiPriority w:val="9"/>
    <w:unhideWhenUsed/>
    <w:qFormat/>
    <w:rsid w:val="00233827"/>
    <w:pPr>
      <w:numPr>
        <w:ilvl w:val="2"/>
        <w:numId w:val="36"/>
      </w:numPr>
      <w:pBdr>
        <w:top w:val="single" w:sz="6" w:space="2" w:color="583B69" w:themeColor="accent1"/>
      </w:pBdr>
      <w:spacing w:before="300" w:after="0"/>
      <w:outlineLvl w:val="2"/>
    </w:pPr>
    <w:rPr>
      <w:b/>
      <w:bCs/>
      <w:caps/>
      <w:color w:val="583B69"/>
      <w:spacing w:val="15"/>
    </w:rPr>
  </w:style>
  <w:style w:type="paragraph" w:styleId="Ttulo4">
    <w:name w:val="heading 4"/>
    <w:basedOn w:val="Normal"/>
    <w:next w:val="Normal"/>
    <w:link w:val="Ttulo4Car"/>
    <w:uiPriority w:val="9"/>
    <w:unhideWhenUsed/>
    <w:qFormat/>
    <w:rsid w:val="00C555A8"/>
    <w:pPr>
      <w:pBdr>
        <w:top w:val="dotted" w:sz="6" w:space="2" w:color="583B69" w:themeColor="accent1"/>
      </w:pBdr>
      <w:spacing w:before="200" w:after="0"/>
      <w:outlineLvl w:val="3"/>
    </w:pPr>
    <w:rPr>
      <w:i/>
      <w:iCs/>
      <w:caps/>
      <w:color w:val="583B69"/>
      <w:spacing w:val="10"/>
    </w:rPr>
  </w:style>
  <w:style w:type="paragraph" w:styleId="Ttulo5">
    <w:name w:val="heading 5"/>
    <w:basedOn w:val="Normal"/>
    <w:next w:val="Normal"/>
    <w:link w:val="Ttulo5Car"/>
    <w:uiPriority w:val="9"/>
    <w:semiHidden/>
    <w:unhideWhenUsed/>
    <w:qFormat/>
    <w:rsid w:val="00C555A8"/>
    <w:pPr>
      <w:pBdr>
        <w:bottom w:val="single" w:sz="6" w:space="1" w:color="583B69" w:themeColor="accent1"/>
      </w:pBdr>
      <w:spacing w:before="200" w:after="0"/>
      <w:outlineLvl w:val="4"/>
    </w:pPr>
    <w:rPr>
      <w:caps/>
      <w:color w:val="583B69"/>
      <w:spacing w:val="10"/>
    </w:rPr>
  </w:style>
  <w:style w:type="paragraph" w:styleId="Ttulo6">
    <w:name w:val="heading 6"/>
    <w:basedOn w:val="Normal"/>
    <w:next w:val="Normal"/>
    <w:link w:val="Ttulo6Car"/>
    <w:uiPriority w:val="9"/>
    <w:semiHidden/>
    <w:unhideWhenUsed/>
    <w:qFormat/>
    <w:rsid w:val="00DE2650"/>
    <w:pPr>
      <w:numPr>
        <w:ilvl w:val="5"/>
        <w:numId w:val="36"/>
      </w:numPr>
      <w:pBdr>
        <w:bottom w:val="dotted" w:sz="6" w:space="1" w:color="583B69" w:themeColor="accent1"/>
      </w:pBdr>
      <w:spacing w:before="200" w:after="0"/>
      <w:outlineLvl w:val="5"/>
    </w:pPr>
    <w:rPr>
      <w:caps/>
      <w:color w:val="412C4E" w:themeColor="accent1" w:themeShade="BF"/>
      <w:spacing w:val="10"/>
    </w:rPr>
  </w:style>
  <w:style w:type="paragraph" w:styleId="Ttulo7">
    <w:name w:val="heading 7"/>
    <w:basedOn w:val="Normal"/>
    <w:next w:val="Normal"/>
    <w:link w:val="Ttulo7Car"/>
    <w:uiPriority w:val="9"/>
    <w:semiHidden/>
    <w:unhideWhenUsed/>
    <w:qFormat/>
    <w:rsid w:val="00DE2650"/>
    <w:pPr>
      <w:numPr>
        <w:ilvl w:val="6"/>
        <w:numId w:val="36"/>
      </w:numPr>
      <w:spacing w:before="200" w:after="0"/>
      <w:outlineLvl w:val="6"/>
    </w:pPr>
    <w:rPr>
      <w:caps/>
      <w:color w:val="412C4E" w:themeColor="accent1" w:themeShade="BF"/>
      <w:spacing w:val="10"/>
    </w:rPr>
  </w:style>
  <w:style w:type="paragraph" w:styleId="Ttulo8">
    <w:name w:val="heading 8"/>
    <w:basedOn w:val="Normal"/>
    <w:next w:val="Normal"/>
    <w:link w:val="Ttulo8Car"/>
    <w:uiPriority w:val="9"/>
    <w:semiHidden/>
    <w:unhideWhenUsed/>
    <w:qFormat/>
    <w:rsid w:val="00DE2650"/>
    <w:pPr>
      <w:numPr>
        <w:ilvl w:val="7"/>
        <w:numId w:val="36"/>
      </w:num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DE2650"/>
    <w:pPr>
      <w:numPr>
        <w:ilvl w:val="8"/>
        <w:numId w:val="36"/>
      </w:num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1 TOC numbered Car"/>
    <w:basedOn w:val="Fuentedeprrafopredeter"/>
    <w:link w:val="Ttulo1"/>
    <w:uiPriority w:val="9"/>
    <w:rsid w:val="00233827"/>
    <w:rPr>
      <w:rFonts w:ascii="Brandon Grotesque Regular" w:hAnsi="Brandon Grotesque Regular"/>
      <w:caps/>
      <w:color w:val="FFFFFF" w:themeColor="background1"/>
      <w:spacing w:val="15"/>
      <w:sz w:val="26"/>
      <w:szCs w:val="28"/>
      <w:shd w:val="clear" w:color="auto" w:fill="583B69"/>
    </w:rPr>
  </w:style>
  <w:style w:type="character" w:customStyle="1" w:styleId="Ttulo2Car">
    <w:name w:val="Título 2 Car"/>
    <w:basedOn w:val="Fuentedeprrafopredeter"/>
    <w:link w:val="Ttulo2"/>
    <w:uiPriority w:val="9"/>
    <w:rsid w:val="00233827"/>
    <w:rPr>
      <w:rFonts w:ascii="Brandon Grotesque Regular" w:hAnsi="Brandon Grotesque Regular"/>
      <w:b/>
      <w:bCs/>
      <w:caps/>
      <w:spacing w:val="15"/>
      <w:sz w:val="24"/>
      <w:szCs w:val="24"/>
      <w:shd w:val="clear" w:color="auto" w:fill="C4C56E"/>
    </w:rPr>
  </w:style>
  <w:style w:type="character" w:customStyle="1" w:styleId="Ttulo3Car">
    <w:name w:val="Título 3 Car"/>
    <w:basedOn w:val="Fuentedeprrafopredeter"/>
    <w:link w:val="Ttulo3"/>
    <w:uiPriority w:val="9"/>
    <w:rsid w:val="00233827"/>
    <w:rPr>
      <w:rFonts w:ascii="Brandon Grotesque Regular" w:hAnsi="Brandon Grotesque Regular"/>
      <w:b/>
      <w:bCs/>
      <w:caps/>
      <w:color w:val="583B69"/>
      <w:spacing w:val="15"/>
      <w:sz w:val="24"/>
      <w:szCs w:val="24"/>
    </w:rPr>
  </w:style>
  <w:style w:type="character" w:customStyle="1" w:styleId="Ttulo4Car">
    <w:name w:val="Título 4 Car"/>
    <w:basedOn w:val="Fuentedeprrafopredeter"/>
    <w:link w:val="Ttulo4"/>
    <w:uiPriority w:val="9"/>
    <w:rsid w:val="00233827"/>
    <w:rPr>
      <w:rFonts w:ascii="Brandon Grotesque Regular" w:hAnsi="Brandon Grotesque Regular"/>
      <w:i/>
      <w:iCs/>
      <w:caps/>
      <w:color w:val="583B69"/>
      <w:spacing w:val="10"/>
      <w:sz w:val="24"/>
      <w:szCs w:val="24"/>
    </w:rPr>
  </w:style>
  <w:style w:type="character" w:customStyle="1" w:styleId="Ttulo5Car">
    <w:name w:val="Título 5 Car"/>
    <w:basedOn w:val="Fuentedeprrafopredeter"/>
    <w:link w:val="Ttulo5"/>
    <w:uiPriority w:val="9"/>
    <w:semiHidden/>
    <w:rsid w:val="00233827"/>
    <w:rPr>
      <w:rFonts w:ascii="Brandon Grotesque Regular" w:hAnsi="Brandon Grotesque Regular"/>
      <w:caps/>
      <w:color w:val="583B69"/>
      <w:spacing w:val="10"/>
      <w:sz w:val="24"/>
      <w:szCs w:val="24"/>
    </w:rPr>
  </w:style>
  <w:style w:type="character" w:customStyle="1" w:styleId="Ttulo6Car">
    <w:name w:val="Título 6 Car"/>
    <w:basedOn w:val="Fuentedeprrafopredeter"/>
    <w:link w:val="Ttulo6"/>
    <w:uiPriority w:val="9"/>
    <w:semiHidden/>
    <w:rsid w:val="00DE2650"/>
    <w:rPr>
      <w:caps/>
      <w:color w:val="412C4E" w:themeColor="accent1" w:themeShade="BF"/>
      <w:spacing w:val="10"/>
    </w:rPr>
  </w:style>
  <w:style w:type="character" w:customStyle="1" w:styleId="Ttulo7Car">
    <w:name w:val="Título 7 Car"/>
    <w:basedOn w:val="Fuentedeprrafopredeter"/>
    <w:link w:val="Ttulo7"/>
    <w:uiPriority w:val="9"/>
    <w:semiHidden/>
    <w:rsid w:val="00DE2650"/>
    <w:rPr>
      <w:caps/>
      <w:color w:val="412C4E" w:themeColor="accent1" w:themeShade="BF"/>
      <w:spacing w:val="10"/>
    </w:rPr>
  </w:style>
  <w:style w:type="character" w:customStyle="1" w:styleId="Ttulo8Car">
    <w:name w:val="Título 8 Car"/>
    <w:basedOn w:val="Fuentedeprrafopredeter"/>
    <w:link w:val="Ttulo8"/>
    <w:uiPriority w:val="9"/>
    <w:semiHidden/>
    <w:rsid w:val="00DE2650"/>
    <w:rPr>
      <w:caps/>
      <w:spacing w:val="10"/>
      <w:sz w:val="18"/>
      <w:szCs w:val="18"/>
    </w:rPr>
  </w:style>
  <w:style w:type="character" w:customStyle="1" w:styleId="Ttulo9Car">
    <w:name w:val="Título 9 Car"/>
    <w:basedOn w:val="Fuentedeprrafopredeter"/>
    <w:link w:val="Ttulo9"/>
    <w:uiPriority w:val="9"/>
    <w:semiHidden/>
    <w:rsid w:val="00DE2650"/>
    <w:rPr>
      <w:i/>
      <w:iCs/>
      <w:caps/>
      <w:spacing w:val="10"/>
      <w:sz w:val="18"/>
      <w:szCs w:val="18"/>
    </w:rPr>
  </w:style>
  <w:style w:type="paragraph" w:styleId="Textodeglobo">
    <w:name w:val="Balloon Text"/>
    <w:basedOn w:val="Normal"/>
    <w:link w:val="TextodegloboCar"/>
    <w:uiPriority w:val="99"/>
    <w:semiHidden/>
    <w:unhideWhenUsed/>
    <w:rsid w:val="00521532"/>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21532"/>
    <w:rPr>
      <w:rFonts w:ascii="Tahoma" w:hAnsi="Tahoma" w:cs="Tahoma"/>
      <w:sz w:val="16"/>
      <w:szCs w:val="16"/>
    </w:rPr>
  </w:style>
  <w:style w:type="table" w:styleId="Tablaconcuadrcula">
    <w:name w:val="Table Grid"/>
    <w:basedOn w:val="Tablanormal"/>
    <w:uiPriority w:val="39"/>
    <w:rsid w:val="00A74565"/>
    <w:pPr>
      <w:spacing w:after="0" w:line="240" w:lineRule="auto"/>
    </w:pPr>
    <w:tblPr>
      <w:tblBorders>
        <w:top w:val="single" w:sz="2" w:space="0" w:color="595959" w:themeColor="text1" w:themeTint="A6"/>
        <w:bottom w:val="single" w:sz="2" w:space="0" w:color="595959" w:themeColor="text1" w:themeTint="A6"/>
        <w:insideH w:val="single" w:sz="2" w:space="0" w:color="595959" w:themeColor="text1" w:themeTint="A6"/>
        <w:insideV w:val="single" w:sz="2" w:space="0" w:color="595959" w:themeColor="text1" w:themeTint="A6"/>
      </w:tblBorders>
      <w:tblCellMar>
        <w:top w:w="57" w:type="dxa"/>
        <w:bottom w:w="57" w:type="dxa"/>
      </w:tblCellMar>
    </w:tblPr>
    <w:trPr>
      <w:cantSplit/>
    </w:trPr>
    <w:tcPr>
      <w:shd w:val="clear" w:color="auto" w:fill="auto"/>
      <w:tcMar>
        <w:top w:w="0" w:type="dxa"/>
        <w:left w:w="85" w:type="dxa"/>
        <w:bottom w:w="0" w:type="dxa"/>
        <w:right w:w="0" w:type="dxa"/>
      </w:tcMar>
    </w:tcPr>
    <w:tblStylePr w:type="firstRow">
      <w:pPr>
        <w:jc w:val="left"/>
      </w:pPr>
      <w:rPr>
        <w:b/>
      </w:rPr>
      <w:tblPr/>
      <w:tcPr>
        <w:shd w:val="clear" w:color="auto" w:fill="FFDBB4"/>
      </w:tcPr>
    </w:tblStylePr>
  </w:style>
  <w:style w:type="character" w:styleId="Textodelmarcadordeposicin">
    <w:name w:val="Placeholder Text"/>
    <w:basedOn w:val="Fuentedeprrafopredeter"/>
    <w:uiPriority w:val="99"/>
    <w:semiHidden/>
    <w:rsid w:val="007A2D40"/>
    <w:rPr>
      <w:color w:val="808080"/>
    </w:rPr>
  </w:style>
  <w:style w:type="paragraph" w:styleId="Encabezado">
    <w:name w:val="header"/>
    <w:basedOn w:val="Normal"/>
    <w:link w:val="EncabezadoCar"/>
    <w:uiPriority w:val="99"/>
    <w:unhideWhenUsed/>
    <w:rsid w:val="00FC2D49"/>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FC2D49"/>
    <w:rPr>
      <w:sz w:val="20"/>
    </w:rPr>
  </w:style>
  <w:style w:type="paragraph" w:styleId="Piedepgina">
    <w:name w:val="footer"/>
    <w:basedOn w:val="Normal"/>
    <w:link w:val="PiedepginaCar"/>
    <w:uiPriority w:val="99"/>
    <w:unhideWhenUsed/>
    <w:rsid w:val="00AB6AD2"/>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AB6AD2"/>
    <w:rPr>
      <w:sz w:val="20"/>
    </w:rPr>
  </w:style>
  <w:style w:type="paragraph" w:styleId="Mapadeldocumento">
    <w:name w:val="Document Map"/>
    <w:basedOn w:val="Normal"/>
    <w:link w:val="MapadeldocumentoCar"/>
    <w:uiPriority w:val="99"/>
    <w:semiHidden/>
    <w:unhideWhenUsed/>
    <w:rsid w:val="001967E4"/>
    <w:pPr>
      <w:spacing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1967E4"/>
    <w:rPr>
      <w:rFonts w:ascii="Tahoma" w:hAnsi="Tahoma" w:cs="Tahoma"/>
      <w:sz w:val="16"/>
      <w:szCs w:val="16"/>
    </w:rPr>
  </w:style>
  <w:style w:type="paragraph" w:styleId="TtuloTDC">
    <w:name w:val="TOC Heading"/>
    <w:basedOn w:val="Ttulo1"/>
    <w:next w:val="Normal"/>
    <w:uiPriority w:val="39"/>
    <w:unhideWhenUsed/>
    <w:qFormat/>
    <w:rsid w:val="00444347"/>
    <w:pPr>
      <w:outlineLvl w:val="9"/>
    </w:pPr>
  </w:style>
  <w:style w:type="paragraph" w:styleId="TDC1">
    <w:name w:val="toc 1"/>
    <w:basedOn w:val="Normal"/>
    <w:next w:val="Normal"/>
    <w:autoRedefine/>
    <w:uiPriority w:val="39"/>
    <w:unhideWhenUsed/>
    <w:rsid w:val="00E71C39"/>
    <w:pPr>
      <w:keepNext/>
      <w:keepLines/>
      <w:tabs>
        <w:tab w:val="left" w:pos="440"/>
        <w:tab w:val="right" w:leader="dot" w:pos="9152"/>
      </w:tabs>
    </w:pPr>
    <w:rPr>
      <w:b/>
      <w:noProof/>
      <w:sz w:val="26"/>
    </w:rPr>
  </w:style>
  <w:style w:type="paragraph" w:styleId="TDC2">
    <w:name w:val="toc 2"/>
    <w:basedOn w:val="Normal"/>
    <w:next w:val="Normal"/>
    <w:autoRedefine/>
    <w:uiPriority w:val="39"/>
    <w:unhideWhenUsed/>
    <w:rsid w:val="00E71C39"/>
    <w:pPr>
      <w:keepLines/>
      <w:tabs>
        <w:tab w:val="left" w:pos="851"/>
        <w:tab w:val="right" w:leader="dot" w:pos="9152"/>
      </w:tabs>
      <w:ind w:left="442"/>
    </w:pPr>
    <w:rPr>
      <w:noProof/>
    </w:rPr>
  </w:style>
  <w:style w:type="paragraph" w:styleId="TDC3">
    <w:name w:val="toc 3"/>
    <w:basedOn w:val="Normal"/>
    <w:next w:val="Normal"/>
    <w:autoRedefine/>
    <w:uiPriority w:val="39"/>
    <w:unhideWhenUsed/>
    <w:rsid w:val="00E71C39"/>
    <w:pPr>
      <w:keepLines/>
      <w:tabs>
        <w:tab w:val="left" w:pos="1418"/>
        <w:tab w:val="right" w:leader="dot" w:pos="9152"/>
      </w:tabs>
      <w:ind w:left="851"/>
    </w:pPr>
    <w:rPr>
      <w:noProof/>
      <w:sz w:val="18"/>
    </w:rPr>
  </w:style>
  <w:style w:type="character" w:styleId="Hipervnculo">
    <w:name w:val="Hyperlink"/>
    <w:basedOn w:val="Fuentedeprrafopredeter"/>
    <w:uiPriority w:val="99"/>
    <w:unhideWhenUsed/>
    <w:rsid w:val="00E839F1"/>
    <w:rPr>
      <w:color w:val="0563C1" w:themeColor="hyperlink"/>
      <w:u w:val="single"/>
    </w:rPr>
  </w:style>
  <w:style w:type="paragraph" w:styleId="Descripcin">
    <w:name w:val="caption"/>
    <w:basedOn w:val="Normal"/>
    <w:next w:val="Normal"/>
    <w:link w:val="DescripcinCar"/>
    <w:uiPriority w:val="35"/>
    <w:unhideWhenUsed/>
    <w:qFormat/>
    <w:rsid w:val="00444347"/>
    <w:rPr>
      <w:b/>
      <w:bCs/>
      <w:color w:val="583B69"/>
      <w:sz w:val="16"/>
      <w:szCs w:val="16"/>
    </w:rPr>
  </w:style>
  <w:style w:type="paragraph" w:styleId="Tabladeilustraciones">
    <w:name w:val="table of figures"/>
    <w:basedOn w:val="Normal"/>
    <w:next w:val="Normal"/>
    <w:uiPriority w:val="99"/>
    <w:unhideWhenUsed/>
    <w:rsid w:val="00BB3BFB"/>
  </w:style>
  <w:style w:type="paragraph" w:styleId="Textonotapie">
    <w:name w:val="footnote text"/>
    <w:basedOn w:val="Normal"/>
    <w:link w:val="TextonotapieCar"/>
    <w:uiPriority w:val="99"/>
    <w:unhideWhenUsed/>
    <w:rsid w:val="002278C1"/>
    <w:pPr>
      <w:keepLines/>
      <w:spacing w:line="240" w:lineRule="auto"/>
    </w:pPr>
  </w:style>
  <w:style w:type="character" w:customStyle="1" w:styleId="TextonotapieCar">
    <w:name w:val="Texto nota pie Car"/>
    <w:basedOn w:val="Fuentedeprrafopredeter"/>
    <w:link w:val="Textonotapie"/>
    <w:uiPriority w:val="99"/>
    <w:rsid w:val="002278C1"/>
    <w:rPr>
      <w:rFonts w:ascii="Calibri" w:hAnsi="Calibri"/>
      <w:sz w:val="20"/>
      <w:szCs w:val="20"/>
    </w:rPr>
  </w:style>
  <w:style w:type="character" w:styleId="Refdenotaalpie">
    <w:name w:val="footnote reference"/>
    <w:basedOn w:val="Fuentedeprrafopredeter"/>
    <w:uiPriority w:val="99"/>
    <w:semiHidden/>
    <w:unhideWhenUsed/>
    <w:rsid w:val="00462532"/>
    <w:rPr>
      <w:vertAlign w:val="superscript"/>
    </w:rPr>
  </w:style>
  <w:style w:type="paragraph" w:styleId="Prrafodelista">
    <w:name w:val="List Paragraph"/>
    <w:basedOn w:val="Normal"/>
    <w:link w:val="PrrafodelistaCar"/>
    <w:uiPriority w:val="34"/>
    <w:qFormat/>
    <w:rsid w:val="00444347"/>
    <w:pPr>
      <w:ind w:left="720"/>
      <w:contextualSpacing/>
    </w:pPr>
  </w:style>
  <w:style w:type="paragraph" w:customStyle="1" w:styleId="ListParagraph2">
    <w:name w:val="List Paragraph 2"/>
    <w:basedOn w:val="Prrafodelista"/>
    <w:rsid w:val="00867B4D"/>
    <w:pPr>
      <w:ind w:left="851" w:hanging="360"/>
    </w:pPr>
  </w:style>
  <w:style w:type="paragraph" w:styleId="Listaconvietas">
    <w:name w:val="List Bullet"/>
    <w:aliases w:val="List Bullet1"/>
    <w:basedOn w:val="Prrafodelista"/>
    <w:uiPriority w:val="99"/>
    <w:unhideWhenUsed/>
    <w:qFormat/>
    <w:rsid w:val="00444347"/>
    <w:pPr>
      <w:keepLines/>
      <w:numPr>
        <w:numId w:val="5"/>
      </w:numPr>
    </w:pPr>
  </w:style>
  <w:style w:type="paragraph" w:styleId="Listaconvietas2">
    <w:name w:val="List Bullet 2"/>
    <w:basedOn w:val="Prrafodelista"/>
    <w:link w:val="Listaconvietas2Car"/>
    <w:uiPriority w:val="99"/>
    <w:unhideWhenUsed/>
    <w:rsid w:val="00C278DB"/>
    <w:pPr>
      <w:numPr>
        <w:ilvl w:val="1"/>
        <w:numId w:val="5"/>
      </w:numPr>
      <w:ind w:left="850"/>
    </w:pPr>
  </w:style>
  <w:style w:type="paragraph" w:styleId="Listaconvietas3">
    <w:name w:val="List Bullet 3"/>
    <w:basedOn w:val="Prrafodelista"/>
    <w:link w:val="Listaconvietas3Car"/>
    <w:uiPriority w:val="99"/>
    <w:unhideWhenUsed/>
    <w:rsid w:val="00C278DB"/>
    <w:pPr>
      <w:numPr>
        <w:ilvl w:val="2"/>
        <w:numId w:val="5"/>
      </w:numPr>
      <w:ind w:left="1344"/>
    </w:pPr>
  </w:style>
  <w:style w:type="paragraph" w:styleId="Listaconnmeros">
    <w:name w:val="List Number"/>
    <w:basedOn w:val="Normal"/>
    <w:link w:val="ListaconnmerosCar"/>
    <w:uiPriority w:val="99"/>
    <w:unhideWhenUsed/>
    <w:qFormat/>
    <w:rsid w:val="00444347"/>
    <w:pPr>
      <w:keepLines/>
      <w:numPr>
        <w:numId w:val="30"/>
      </w:numPr>
      <w:contextualSpacing/>
    </w:pPr>
  </w:style>
  <w:style w:type="paragraph" w:styleId="Listaconnmeros2">
    <w:name w:val="List Number 2"/>
    <w:basedOn w:val="Normal"/>
    <w:uiPriority w:val="99"/>
    <w:unhideWhenUsed/>
    <w:rsid w:val="005F1F37"/>
    <w:pPr>
      <w:numPr>
        <w:ilvl w:val="1"/>
        <w:numId w:val="30"/>
      </w:numPr>
      <w:contextualSpacing/>
    </w:pPr>
  </w:style>
  <w:style w:type="paragraph" w:styleId="Listaconnmeros3">
    <w:name w:val="List Number 3"/>
    <w:basedOn w:val="Listaconnmeros"/>
    <w:uiPriority w:val="99"/>
    <w:unhideWhenUsed/>
    <w:rsid w:val="005F1F37"/>
    <w:pPr>
      <w:numPr>
        <w:ilvl w:val="2"/>
      </w:numPr>
      <w:ind w:left="1667" w:hanging="680"/>
    </w:pPr>
  </w:style>
  <w:style w:type="character" w:styleId="Refdecomentario">
    <w:name w:val="annotation reference"/>
    <w:basedOn w:val="Fuentedeprrafopredeter"/>
    <w:uiPriority w:val="99"/>
    <w:semiHidden/>
    <w:unhideWhenUsed/>
    <w:rsid w:val="00EA42B0"/>
    <w:rPr>
      <w:sz w:val="16"/>
      <w:szCs w:val="16"/>
    </w:rPr>
  </w:style>
  <w:style w:type="paragraph" w:styleId="Textocomentario">
    <w:name w:val="annotation text"/>
    <w:basedOn w:val="Normal"/>
    <w:link w:val="TextocomentarioCar"/>
    <w:uiPriority w:val="99"/>
    <w:semiHidden/>
    <w:unhideWhenUsed/>
    <w:rsid w:val="00EA42B0"/>
    <w:pPr>
      <w:spacing w:line="240" w:lineRule="auto"/>
    </w:pPr>
    <w:rPr>
      <w:sz w:val="18"/>
    </w:rPr>
  </w:style>
  <w:style w:type="character" w:customStyle="1" w:styleId="TextocomentarioCar">
    <w:name w:val="Texto comentario Car"/>
    <w:basedOn w:val="Fuentedeprrafopredeter"/>
    <w:link w:val="Textocomentario"/>
    <w:uiPriority w:val="99"/>
    <w:semiHidden/>
    <w:rsid w:val="00EA42B0"/>
    <w:rPr>
      <w:rFonts w:ascii="Arial Unicode MS" w:hAnsi="Arial Unicode MS"/>
      <w:sz w:val="18"/>
      <w:szCs w:val="20"/>
    </w:rPr>
  </w:style>
  <w:style w:type="paragraph" w:styleId="Asuntodelcomentario">
    <w:name w:val="annotation subject"/>
    <w:basedOn w:val="Textocomentario"/>
    <w:next w:val="Textocomentario"/>
    <w:link w:val="AsuntodelcomentarioCar"/>
    <w:uiPriority w:val="99"/>
    <w:semiHidden/>
    <w:unhideWhenUsed/>
    <w:rsid w:val="00EA42B0"/>
    <w:rPr>
      <w:b/>
      <w:bCs/>
    </w:rPr>
  </w:style>
  <w:style w:type="character" w:customStyle="1" w:styleId="AsuntodelcomentarioCar">
    <w:name w:val="Asunto del comentario Car"/>
    <w:basedOn w:val="TextocomentarioCar"/>
    <w:link w:val="Asuntodelcomentario"/>
    <w:uiPriority w:val="99"/>
    <w:semiHidden/>
    <w:rsid w:val="00EA42B0"/>
    <w:rPr>
      <w:rFonts w:ascii="Arial Unicode MS" w:hAnsi="Arial Unicode MS"/>
      <w:b/>
      <w:bCs/>
      <w:sz w:val="18"/>
      <w:szCs w:val="20"/>
    </w:rPr>
  </w:style>
  <w:style w:type="paragraph" w:styleId="Remitedesobre">
    <w:name w:val="envelope return"/>
    <w:basedOn w:val="Normal"/>
    <w:uiPriority w:val="99"/>
    <w:unhideWhenUsed/>
    <w:rsid w:val="006447CE"/>
    <w:pPr>
      <w:spacing w:line="240" w:lineRule="auto"/>
    </w:pPr>
    <w:rPr>
      <w:rFonts w:asciiTheme="majorHAnsi" w:eastAsiaTheme="majorEastAsia" w:hAnsiTheme="majorHAnsi" w:cstheme="majorBidi"/>
    </w:rPr>
  </w:style>
  <w:style w:type="paragraph" w:customStyle="1" w:styleId="H1noTOC">
    <w:name w:val="H1 no TOC"/>
    <w:basedOn w:val="Normal"/>
    <w:link w:val="H1noTOCChar"/>
    <w:qFormat/>
    <w:rsid w:val="00444347"/>
    <w:pPr>
      <w:shd w:val="clear" w:color="auto" w:fill="583B69"/>
    </w:pPr>
    <w:rPr>
      <w:b/>
      <w:color w:val="C4C56E"/>
      <w:sz w:val="32"/>
      <w:szCs w:val="40"/>
    </w:rPr>
  </w:style>
  <w:style w:type="character" w:customStyle="1" w:styleId="H1noTOCChar">
    <w:name w:val="H1 no TOC Char"/>
    <w:basedOn w:val="Fuentedeprrafopredeter"/>
    <w:link w:val="H1noTOC"/>
    <w:rsid w:val="00444347"/>
    <w:rPr>
      <w:rFonts w:ascii="Brandon Grotesque Regular" w:hAnsi="Brandon Grotesque Regular"/>
      <w:b/>
      <w:color w:val="C4C56E"/>
      <w:sz w:val="32"/>
      <w:szCs w:val="40"/>
      <w:shd w:val="clear" w:color="auto" w:fill="583B69"/>
    </w:rPr>
  </w:style>
  <w:style w:type="table" w:customStyle="1" w:styleId="LightShading1">
    <w:name w:val="Light Shading1"/>
    <w:basedOn w:val="Tablanormal"/>
    <w:uiPriority w:val="60"/>
    <w:rsid w:val="0005338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Heading2-Annex">
    <w:name w:val="Heading 2 - Annex"/>
    <w:basedOn w:val="Ttulo2"/>
    <w:next w:val="Normal"/>
    <w:link w:val="Heading2-AnnexChar"/>
    <w:rsid w:val="009B0478"/>
    <w:pPr>
      <w:numPr>
        <w:numId w:val="28"/>
      </w:numPr>
      <w:tabs>
        <w:tab w:val="left" w:pos="1276"/>
      </w:tabs>
      <w:ind w:left="284" w:hanging="284"/>
    </w:pPr>
  </w:style>
  <w:style w:type="character" w:customStyle="1" w:styleId="Heading2-AnnexChar">
    <w:name w:val="Heading 2 - Annex Char"/>
    <w:basedOn w:val="Ttulo2Car"/>
    <w:link w:val="Heading2-Annex"/>
    <w:rsid w:val="009B0478"/>
    <w:rPr>
      <w:rFonts w:ascii="Arial" w:eastAsia="Arial Unicode MS" w:hAnsi="Arial" w:cs="Segoe UI"/>
      <w:b/>
      <w:bCs/>
      <w:caps/>
      <w:spacing w:val="15"/>
      <w:sz w:val="28"/>
      <w:szCs w:val="26"/>
      <w:shd w:val="clear" w:color="auto" w:fill="DED2E6" w:themeFill="accent1" w:themeFillTint="33"/>
    </w:rPr>
  </w:style>
  <w:style w:type="table" w:customStyle="1" w:styleId="LightShading2">
    <w:name w:val="Light Shading2"/>
    <w:basedOn w:val="Tablanormal"/>
    <w:uiPriority w:val="60"/>
    <w:rsid w:val="00686AD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Heading1TOC">
    <w:name w:val="Heading 1 TOC"/>
    <w:basedOn w:val="Ttulo1"/>
    <w:rsid w:val="00924C93"/>
  </w:style>
  <w:style w:type="paragraph" w:customStyle="1" w:styleId="H1TOC">
    <w:name w:val="H1 TOC"/>
    <w:basedOn w:val="Ttulo1"/>
    <w:link w:val="H1TOCChar"/>
    <w:rsid w:val="00444BCB"/>
    <w:pPr>
      <w:ind w:left="357" w:hanging="357"/>
    </w:pPr>
    <w:rPr>
      <w:szCs w:val="40"/>
    </w:rPr>
  </w:style>
  <w:style w:type="character" w:customStyle="1" w:styleId="H1TOCChar">
    <w:name w:val="H1 TOC Char"/>
    <w:basedOn w:val="Ttulo1Car"/>
    <w:link w:val="H1TOC"/>
    <w:rsid w:val="00444BCB"/>
    <w:rPr>
      <w:rFonts w:asciiTheme="majorHAnsi" w:eastAsia="Arial Unicode MS" w:hAnsiTheme="majorHAnsi" w:cs="Segoe UI"/>
      <w:b w:val="0"/>
      <w:bCs w:val="0"/>
      <w:caps/>
      <w:color w:val="FFFFFF" w:themeColor="background1"/>
      <w:spacing w:val="4"/>
      <w:sz w:val="40"/>
      <w:szCs w:val="40"/>
      <w:shd w:val="clear" w:color="auto" w:fill="C8C8A7" w:themeFill="background2" w:themeFillShade="E6"/>
    </w:rPr>
  </w:style>
  <w:style w:type="paragraph" w:customStyle="1" w:styleId="projecttitlefrontpage">
    <w:name w:val="project title front page"/>
    <w:basedOn w:val="Normal"/>
    <w:link w:val="projecttitlefrontpageChar"/>
    <w:qFormat/>
    <w:rsid w:val="00444347"/>
    <w:pPr>
      <w:widowControl w:val="0"/>
      <w:jc w:val="center"/>
    </w:pPr>
    <w:rPr>
      <w:color w:val="583B69"/>
      <w:sz w:val="32"/>
      <w:szCs w:val="32"/>
    </w:rPr>
  </w:style>
  <w:style w:type="character" w:styleId="nfasissutil">
    <w:name w:val="Subtle Emphasis"/>
    <w:uiPriority w:val="19"/>
    <w:qFormat/>
    <w:rsid w:val="00444347"/>
    <w:rPr>
      <w:rFonts w:ascii="Brandon Grotesque Regular" w:hAnsi="Brandon Grotesque Regular"/>
      <w:i/>
      <w:iCs/>
      <w:color w:val="583B69"/>
    </w:rPr>
  </w:style>
  <w:style w:type="character" w:customStyle="1" w:styleId="projecttitlefrontpageChar">
    <w:name w:val="project title front page Char"/>
    <w:basedOn w:val="Fuentedeprrafopredeter"/>
    <w:link w:val="projecttitlefrontpage"/>
    <w:rsid w:val="00444347"/>
    <w:rPr>
      <w:rFonts w:ascii="Brandon Grotesque Regular" w:hAnsi="Brandon Grotesque Regular"/>
      <w:color w:val="583B69"/>
      <w:sz w:val="32"/>
      <w:szCs w:val="32"/>
    </w:rPr>
  </w:style>
  <w:style w:type="paragraph" w:customStyle="1" w:styleId="ECtextfooter">
    <w:name w:val="EC text footer"/>
    <w:basedOn w:val="Normal"/>
    <w:link w:val="ECtextfooterChar"/>
    <w:qFormat/>
    <w:rsid w:val="00444347"/>
    <w:rPr>
      <w:i/>
    </w:rPr>
  </w:style>
  <w:style w:type="paragraph" w:customStyle="1" w:styleId="Tableheaderrow">
    <w:name w:val="Table header row"/>
    <w:basedOn w:val="Normal"/>
    <w:link w:val="TableheaderrowChar"/>
    <w:qFormat/>
    <w:rsid w:val="00444347"/>
    <w:rPr>
      <w:b/>
      <w:bCs/>
    </w:rPr>
  </w:style>
  <w:style w:type="character" w:customStyle="1" w:styleId="ECtextfooterChar">
    <w:name w:val="EC text footer Char"/>
    <w:basedOn w:val="Fuentedeprrafopredeter"/>
    <w:link w:val="ECtextfooter"/>
    <w:rsid w:val="00444347"/>
    <w:rPr>
      <w:rFonts w:ascii="Brandon Grotesque Regular" w:hAnsi="Brandon Grotesque Regular"/>
      <w:i/>
      <w:sz w:val="24"/>
      <w:szCs w:val="24"/>
    </w:rPr>
  </w:style>
  <w:style w:type="paragraph" w:customStyle="1" w:styleId="Annexheading">
    <w:name w:val="Annex heading"/>
    <w:basedOn w:val="Ttulo1"/>
    <w:link w:val="AnnexheadingCar"/>
    <w:qFormat/>
    <w:rsid w:val="00233827"/>
    <w:pPr>
      <w:numPr>
        <w:numId w:val="0"/>
      </w:numPr>
    </w:pPr>
  </w:style>
  <w:style w:type="character" w:customStyle="1" w:styleId="TableheaderrowChar">
    <w:name w:val="Table header row Char"/>
    <w:basedOn w:val="Fuentedeprrafopredeter"/>
    <w:link w:val="Tableheaderrow"/>
    <w:rsid w:val="00444347"/>
    <w:rPr>
      <w:rFonts w:ascii="Brandon Grotesque Regular" w:hAnsi="Brandon Grotesque Regular"/>
      <w:b/>
      <w:bCs/>
      <w:sz w:val="24"/>
      <w:szCs w:val="24"/>
    </w:rPr>
  </w:style>
  <w:style w:type="paragraph" w:customStyle="1" w:styleId="ListBullet2">
    <w:name w:val="List Bullet2"/>
    <w:basedOn w:val="Listaconvietas2"/>
    <w:link w:val="ListBullet2Char"/>
    <w:rsid w:val="00FA5691"/>
  </w:style>
  <w:style w:type="character" w:customStyle="1" w:styleId="AnnexheadingCar">
    <w:name w:val="Annex heading Car"/>
    <w:basedOn w:val="Ttulo1Car"/>
    <w:link w:val="Annexheading"/>
    <w:rsid w:val="00444347"/>
    <w:rPr>
      <w:rFonts w:ascii="Brandon Grotesque Regular" w:hAnsi="Brandon Grotesque Regular"/>
      <w:caps/>
      <w:color w:val="FFFFFF" w:themeColor="background1"/>
      <w:spacing w:val="15"/>
      <w:sz w:val="26"/>
      <w:szCs w:val="28"/>
      <w:shd w:val="clear" w:color="auto" w:fill="583B69"/>
    </w:rPr>
  </w:style>
  <w:style w:type="paragraph" w:customStyle="1" w:styleId="ListBullet3">
    <w:name w:val="List Bullet3"/>
    <w:basedOn w:val="Listaconvietas3"/>
    <w:link w:val="ListBullet3Char"/>
    <w:rsid w:val="00FA5691"/>
  </w:style>
  <w:style w:type="character" w:customStyle="1" w:styleId="PrrafodelistaCar">
    <w:name w:val="Párrafo de lista Car"/>
    <w:basedOn w:val="Fuentedeprrafopredeter"/>
    <w:link w:val="Prrafodelista"/>
    <w:uiPriority w:val="34"/>
    <w:rsid w:val="00444347"/>
    <w:rPr>
      <w:rFonts w:ascii="Brandon Grotesque Regular" w:hAnsi="Brandon Grotesque Regular"/>
      <w:sz w:val="24"/>
      <w:szCs w:val="24"/>
    </w:rPr>
  </w:style>
  <w:style w:type="character" w:customStyle="1" w:styleId="Listaconvietas2Car">
    <w:name w:val="Lista con viñetas 2 Car"/>
    <w:basedOn w:val="PrrafodelistaCar"/>
    <w:link w:val="Listaconvietas2"/>
    <w:uiPriority w:val="99"/>
    <w:rsid w:val="00FA5691"/>
    <w:rPr>
      <w:rFonts w:ascii="Calibri" w:hAnsi="Calibri"/>
      <w:sz w:val="24"/>
      <w:szCs w:val="24"/>
    </w:rPr>
  </w:style>
  <w:style w:type="character" w:customStyle="1" w:styleId="ListBullet2Char">
    <w:name w:val="List Bullet2 Char"/>
    <w:basedOn w:val="Listaconvietas2Car"/>
    <w:link w:val="ListBullet2"/>
    <w:rsid w:val="00FA5691"/>
    <w:rPr>
      <w:rFonts w:ascii="Calibri" w:hAnsi="Calibri"/>
      <w:sz w:val="24"/>
      <w:szCs w:val="24"/>
    </w:rPr>
  </w:style>
  <w:style w:type="paragraph" w:customStyle="1" w:styleId="Listlettersa-z">
    <w:name w:val="List letters a-z"/>
    <w:basedOn w:val="Listaconnmeros"/>
    <w:link w:val="Listlettersa-zChar"/>
    <w:qFormat/>
    <w:rsid w:val="00444347"/>
    <w:pPr>
      <w:numPr>
        <w:numId w:val="33"/>
      </w:numPr>
    </w:pPr>
  </w:style>
  <w:style w:type="character" w:customStyle="1" w:styleId="Listaconvietas3Car">
    <w:name w:val="Lista con viñetas 3 Car"/>
    <w:basedOn w:val="PrrafodelistaCar"/>
    <w:link w:val="Listaconvietas3"/>
    <w:uiPriority w:val="99"/>
    <w:rsid w:val="00FA5691"/>
    <w:rPr>
      <w:rFonts w:ascii="Calibri" w:hAnsi="Calibri"/>
      <w:sz w:val="24"/>
      <w:szCs w:val="24"/>
    </w:rPr>
  </w:style>
  <w:style w:type="character" w:customStyle="1" w:styleId="ListBullet3Char">
    <w:name w:val="List Bullet3 Char"/>
    <w:basedOn w:val="Listaconvietas3Car"/>
    <w:link w:val="ListBullet3"/>
    <w:rsid w:val="00FA5691"/>
    <w:rPr>
      <w:rFonts w:ascii="Calibri" w:hAnsi="Calibri"/>
      <w:sz w:val="24"/>
      <w:szCs w:val="24"/>
    </w:rPr>
  </w:style>
  <w:style w:type="paragraph" w:customStyle="1" w:styleId="Annexsubtitle">
    <w:name w:val="Annex subtitle"/>
    <w:basedOn w:val="Ttulo2"/>
    <w:link w:val="AnnexsubtitleCar"/>
    <w:qFormat/>
    <w:rsid w:val="00233827"/>
    <w:pPr>
      <w:numPr>
        <w:ilvl w:val="0"/>
        <w:numId w:val="0"/>
      </w:numPr>
    </w:pPr>
  </w:style>
  <w:style w:type="character" w:customStyle="1" w:styleId="ListaconnmerosCar">
    <w:name w:val="Lista con números Car"/>
    <w:basedOn w:val="Fuentedeprrafopredeter"/>
    <w:link w:val="Listaconnmeros"/>
    <w:uiPriority w:val="99"/>
    <w:rsid w:val="00444347"/>
    <w:rPr>
      <w:rFonts w:ascii="Brandon Grotesque Regular" w:hAnsi="Brandon Grotesque Regular"/>
      <w:sz w:val="24"/>
      <w:szCs w:val="24"/>
    </w:rPr>
  </w:style>
  <w:style w:type="character" w:customStyle="1" w:styleId="Listlettersa-zChar">
    <w:name w:val="List letters a-z Char"/>
    <w:basedOn w:val="ListaconnmerosCar"/>
    <w:link w:val="Listlettersa-z"/>
    <w:rsid w:val="00444347"/>
    <w:rPr>
      <w:rFonts w:ascii="Brandon Grotesque Regular" w:hAnsi="Brandon Grotesque Regular"/>
      <w:sz w:val="24"/>
      <w:szCs w:val="24"/>
    </w:rPr>
  </w:style>
  <w:style w:type="paragraph" w:customStyle="1" w:styleId="ExecSumHeading2">
    <w:name w:val="ExecSum Heading2"/>
    <w:basedOn w:val="Annexsubtitle"/>
    <w:link w:val="ExecSumHeading2Char"/>
    <w:qFormat/>
    <w:rsid w:val="00444347"/>
  </w:style>
  <w:style w:type="character" w:customStyle="1" w:styleId="AnnexsubtitleCar">
    <w:name w:val="Annex subtitle Car"/>
    <w:basedOn w:val="Ttulo2Car"/>
    <w:link w:val="Annexsubtitle"/>
    <w:rsid w:val="00444347"/>
    <w:rPr>
      <w:rFonts w:ascii="Brandon Grotesque Regular" w:hAnsi="Brandon Grotesque Regular"/>
      <w:b/>
      <w:bCs/>
      <w:caps/>
      <w:spacing w:val="15"/>
      <w:sz w:val="24"/>
      <w:szCs w:val="24"/>
      <w:shd w:val="clear" w:color="auto" w:fill="C4C56E"/>
    </w:rPr>
  </w:style>
  <w:style w:type="paragraph" w:customStyle="1" w:styleId="ExecSumHeading3">
    <w:name w:val="ExecSum Heading3"/>
    <w:basedOn w:val="Ttulo4"/>
    <w:link w:val="ExecSumHeading3Car"/>
    <w:qFormat/>
    <w:rsid w:val="00233827"/>
  </w:style>
  <w:style w:type="character" w:customStyle="1" w:styleId="ExecSumHeading2Char">
    <w:name w:val="ExecSum Heading2 Char"/>
    <w:basedOn w:val="AnnexsubtitleCar"/>
    <w:link w:val="ExecSumHeading2"/>
    <w:rsid w:val="00444347"/>
    <w:rPr>
      <w:rFonts w:ascii="Brandon Grotesque Regular" w:hAnsi="Brandon Grotesque Regular"/>
      <w:b/>
      <w:bCs/>
      <w:caps/>
      <w:spacing w:val="15"/>
      <w:sz w:val="24"/>
      <w:szCs w:val="24"/>
      <w:shd w:val="clear" w:color="auto" w:fill="C4C56E"/>
    </w:rPr>
  </w:style>
  <w:style w:type="character" w:customStyle="1" w:styleId="ExecSumHeading3Car">
    <w:name w:val="ExecSum Heading3 Car"/>
    <w:basedOn w:val="Ttulo4Car"/>
    <w:link w:val="ExecSumHeading3"/>
    <w:rsid w:val="00444347"/>
    <w:rPr>
      <w:rFonts w:ascii="Brandon Grotesque Regular" w:hAnsi="Brandon Grotesque Regular"/>
      <w:i/>
      <w:iCs/>
      <w:caps/>
      <w:color w:val="583B69"/>
      <w:spacing w:val="10"/>
      <w:sz w:val="24"/>
      <w:szCs w:val="24"/>
    </w:rPr>
  </w:style>
  <w:style w:type="paragraph" w:customStyle="1" w:styleId="Tablecaption">
    <w:name w:val="Table caption"/>
    <w:basedOn w:val="Descripcin"/>
    <w:link w:val="TablecaptionChar"/>
    <w:qFormat/>
    <w:rsid w:val="00444347"/>
    <w:rPr>
      <w:b w:val="0"/>
      <w:color w:val="333333"/>
      <w:sz w:val="20"/>
      <w:szCs w:val="20"/>
    </w:rPr>
  </w:style>
  <w:style w:type="paragraph" w:customStyle="1" w:styleId="Figurecaption">
    <w:name w:val="Figure caption"/>
    <w:basedOn w:val="Tablecaption"/>
    <w:link w:val="FigurecaptionChar"/>
    <w:qFormat/>
    <w:rsid w:val="00444347"/>
    <w:pPr>
      <w:jc w:val="center"/>
    </w:pPr>
  </w:style>
  <w:style w:type="character" w:customStyle="1" w:styleId="DescripcinCar">
    <w:name w:val="Descripción Car"/>
    <w:basedOn w:val="Fuentedeprrafopredeter"/>
    <w:link w:val="Descripcin"/>
    <w:uiPriority w:val="35"/>
    <w:rsid w:val="00444347"/>
    <w:rPr>
      <w:rFonts w:ascii="Brandon Grotesque Regular" w:hAnsi="Brandon Grotesque Regular"/>
      <w:b/>
      <w:bCs/>
      <w:color w:val="583B69"/>
      <w:sz w:val="16"/>
      <w:szCs w:val="16"/>
    </w:rPr>
  </w:style>
  <w:style w:type="character" w:customStyle="1" w:styleId="TablecaptionChar">
    <w:name w:val="Table caption Char"/>
    <w:basedOn w:val="DescripcinCar"/>
    <w:link w:val="Tablecaption"/>
    <w:rsid w:val="00444347"/>
    <w:rPr>
      <w:rFonts w:ascii="Brandon Grotesque Regular" w:hAnsi="Brandon Grotesque Regular"/>
      <w:b w:val="0"/>
      <w:bCs/>
      <w:color w:val="333333"/>
      <w:sz w:val="16"/>
      <w:szCs w:val="16"/>
    </w:rPr>
  </w:style>
  <w:style w:type="character" w:customStyle="1" w:styleId="FigurecaptionChar">
    <w:name w:val="Figure caption Char"/>
    <w:basedOn w:val="TablecaptionChar"/>
    <w:link w:val="Figurecaption"/>
    <w:rsid w:val="00444347"/>
    <w:rPr>
      <w:rFonts w:ascii="Brandon Grotesque Regular" w:hAnsi="Brandon Grotesque Regular"/>
      <w:b w:val="0"/>
      <w:bCs/>
      <w:color w:val="333333"/>
      <w:sz w:val="16"/>
      <w:szCs w:val="16"/>
    </w:rPr>
  </w:style>
  <w:style w:type="paragraph" w:customStyle="1" w:styleId="Delivtitle">
    <w:name w:val="Deliv title"/>
    <w:basedOn w:val="projecttitlefrontpage"/>
    <w:link w:val="DelivtitleChar"/>
    <w:qFormat/>
    <w:rsid w:val="00444347"/>
    <w:pPr>
      <w:jc w:val="left"/>
    </w:pPr>
    <w:rPr>
      <w:b/>
      <w:color w:val="3D3D3D"/>
      <w14:textFill>
        <w14:solidFill>
          <w14:srgbClr w14:val="3D3D3D">
            <w14:lumMod w14:val="50000"/>
          </w14:srgbClr>
        </w14:solidFill>
      </w14:textFill>
    </w:rPr>
  </w:style>
  <w:style w:type="paragraph" w:customStyle="1" w:styleId="Imagecentred">
    <w:name w:val="Image (centred)"/>
    <w:basedOn w:val="Figurecaption"/>
    <w:link w:val="ImagecentredChar"/>
    <w:qFormat/>
    <w:rsid w:val="00444347"/>
    <w:rPr>
      <w:noProof/>
      <w:lang w:eastAsia="en-GB"/>
    </w:rPr>
  </w:style>
  <w:style w:type="character" w:customStyle="1" w:styleId="DelivtitleChar">
    <w:name w:val="Deliv title Char"/>
    <w:basedOn w:val="projecttitlefrontpageChar"/>
    <w:link w:val="Delivtitle"/>
    <w:rsid w:val="00444347"/>
    <w:rPr>
      <w:rFonts w:ascii="Brandon Grotesque Regular" w:hAnsi="Brandon Grotesque Regular"/>
      <w:b/>
      <w:color w:val="3D3D3D"/>
      <w:sz w:val="32"/>
      <w:szCs w:val="32"/>
      <w14:textFill>
        <w14:solidFill>
          <w14:srgbClr w14:val="3D3D3D">
            <w14:lumMod w14:val="50000"/>
          </w14:srgbClr>
        </w14:solidFill>
      </w14:textFill>
    </w:rPr>
  </w:style>
  <w:style w:type="character" w:customStyle="1" w:styleId="ImagecentredChar">
    <w:name w:val="Image (centred) Char"/>
    <w:basedOn w:val="FigurecaptionChar"/>
    <w:link w:val="Imagecentred"/>
    <w:rsid w:val="00444347"/>
    <w:rPr>
      <w:rFonts w:ascii="Brandon Grotesque Regular" w:hAnsi="Brandon Grotesque Regular"/>
      <w:b w:val="0"/>
      <w:bCs/>
      <w:noProof/>
      <w:color w:val="333333"/>
      <w:sz w:val="16"/>
      <w:szCs w:val="16"/>
      <w:lang w:eastAsia="en-GB"/>
    </w:rPr>
  </w:style>
  <w:style w:type="paragraph" w:customStyle="1" w:styleId="Sectionheader">
    <w:name w:val="Section header"/>
    <w:basedOn w:val="Encabezado"/>
    <w:link w:val="SectionheaderChar"/>
    <w:rsid w:val="00E33E4F"/>
    <w:rPr>
      <w:rFonts w:ascii="Arial" w:hAnsi="Arial"/>
      <w:b/>
      <w:color w:val="000000" w:themeColor="text2"/>
    </w:rPr>
  </w:style>
  <w:style w:type="table" w:customStyle="1" w:styleId="ListTable3-Accent61">
    <w:name w:val="List Table 3 - Accent 61"/>
    <w:basedOn w:val="Tablanormal"/>
    <w:uiPriority w:val="48"/>
    <w:rsid w:val="00E33E4F"/>
    <w:pPr>
      <w:spacing w:after="0" w:line="240" w:lineRule="auto"/>
    </w:pPr>
    <w:tblPr>
      <w:tblStyleRowBandSize w:val="1"/>
      <w:tblStyleColBandSize w:val="1"/>
      <w:tblBorders>
        <w:top w:val="single" w:sz="4" w:space="0" w:color="E2EFD9" w:themeColor="accent6"/>
        <w:left w:val="single" w:sz="4" w:space="0" w:color="E2EFD9" w:themeColor="accent6"/>
        <w:bottom w:val="single" w:sz="4" w:space="0" w:color="E2EFD9" w:themeColor="accent6"/>
        <w:right w:val="single" w:sz="4" w:space="0" w:color="E2EFD9" w:themeColor="accent6"/>
      </w:tblBorders>
    </w:tblPr>
    <w:tblStylePr w:type="firstRow">
      <w:rPr>
        <w:b/>
        <w:bCs/>
        <w:color w:val="FFFFFF" w:themeColor="background1"/>
      </w:rPr>
      <w:tblPr/>
      <w:tcPr>
        <w:shd w:val="clear" w:color="auto" w:fill="E2EFD9" w:themeFill="accent6"/>
      </w:tcPr>
    </w:tblStylePr>
    <w:tblStylePr w:type="lastRow">
      <w:rPr>
        <w:b/>
        <w:bCs/>
      </w:rPr>
      <w:tblPr/>
      <w:tcPr>
        <w:tcBorders>
          <w:top w:val="double" w:sz="4" w:space="0" w:color="E2EFD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2EFD9" w:themeColor="accent6"/>
          <w:right w:val="single" w:sz="4" w:space="0" w:color="E2EFD9" w:themeColor="accent6"/>
        </w:tcBorders>
      </w:tcPr>
    </w:tblStylePr>
    <w:tblStylePr w:type="band1Horz">
      <w:tblPr/>
      <w:tcPr>
        <w:tcBorders>
          <w:top w:val="single" w:sz="4" w:space="0" w:color="E2EFD9" w:themeColor="accent6"/>
          <w:bottom w:val="single" w:sz="4" w:space="0" w:color="E2EFD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2EFD9" w:themeColor="accent6"/>
          <w:left w:val="nil"/>
        </w:tcBorders>
      </w:tcPr>
    </w:tblStylePr>
    <w:tblStylePr w:type="swCell">
      <w:tblPr/>
      <w:tcPr>
        <w:tcBorders>
          <w:top w:val="double" w:sz="4" w:space="0" w:color="E2EFD9" w:themeColor="accent6"/>
          <w:right w:val="nil"/>
        </w:tcBorders>
      </w:tcPr>
    </w:tblStylePr>
  </w:style>
  <w:style w:type="character" w:customStyle="1" w:styleId="SectionheaderChar">
    <w:name w:val="Section header Char"/>
    <w:basedOn w:val="EncabezadoCar"/>
    <w:link w:val="Sectionheader"/>
    <w:rsid w:val="00E33E4F"/>
    <w:rPr>
      <w:rFonts w:ascii="Arial" w:hAnsi="Arial" w:cs="Arial"/>
      <w:b/>
      <w:color w:val="000000" w:themeColor="text2"/>
      <w:sz w:val="24"/>
      <w:szCs w:val="20"/>
    </w:rPr>
  </w:style>
  <w:style w:type="paragraph" w:customStyle="1" w:styleId="VersioNumber">
    <w:name w:val="VersioNumber"/>
    <w:basedOn w:val="Normal"/>
    <w:link w:val="VersioNumberChar"/>
    <w:qFormat/>
    <w:rsid w:val="00444347"/>
  </w:style>
  <w:style w:type="paragraph" w:customStyle="1" w:styleId="VersionNo">
    <w:name w:val="VersionNo"/>
    <w:basedOn w:val="VersioNumber"/>
    <w:link w:val="VersionNoChar"/>
    <w:rsid w:val="002408AD"/>
  </w:style>
  <w:style w:type="character" w:customStyle="1" w:styleId="VersioNumberChar">
    <w:name w:val="VersioNumber Char"/>
    <w:basedOn w:val="Fuentedeprrafopredeter"/>
    <w:link w:val="VersioNumber"/>
    <w:rsid w:val="00444347"/>
    <w:rPr>
      <w:rFonts w:ascii="Brandon Grotesque Regular" w:hAnsi="Brandon Grotesque Regular"/>
      <w:sz w:val="24"/>
      <w:szCs w:val="24"/>
    </w:rPr>
  </w:style>
  <w:style w:type="table" w:customStyle="1" w:styleId="ListTable3-Accent51">
    <w:name w:val="List Table 3 - Accent 51"/>
    <w:basedOn w:val="Tablanormal"/>
    <w:uiPriority w:val="48"/>
    <w:rsid w:val="005F0E92"/>
    <w:pPr>
      <w:spacing w:after="0" w:line="240" w:lineRule="auto"/>
    </w:pPr>
    <w:tblPr>
      <w:tblStyleRowBandSize w:val="1"/>
      <w:tblStyleColBandSize w:val="1"/>
      <w:tblBorders>
        <w:top w:val="single" w:sz="4" w:space="0" w:color="FFF2CC" w:themeColor="accent5"/>
        <w:left w:val="single" w:sz="4" w:space="0" w:color="FFF2CC" w:themeColor="accent5"/>
        <w:bottom w:val="single" w:sz="4" w:space="0" w:color="FFF2CC" w:themeColor="accent5"/>
        <w:right w:val="single" w:sz="4" w:space="0" w:color="FFF2CC" w:themeColor="accent5"/>
      </w:tblBorders>
    </w:tblPr>
    <w:tblStylePr w:type="firstRow">
      <w:rPr>
        <w:b/>
        <w:bCs/>
        <w:color w:val="FFFFFF" w:themeColor="background1"/>
      </w:rPr>
      <w:tblPr/>
      <w:tcPr>
        <w:shd w:val="clear" w:color="auto" w:fill="FFF2CC" w:themeFill="accent5"/>
      </w:tcPr>
    </w:tblStylePr>
    <w:tblStylePr w:type="lastRow">
      <w:rPr>
        <w:b/>
        <w:bCs/>
      </w:rPr>
      <w:tblPr/>
      <w:tcPr>
        <w:tcBorders>
          <w:top w:val="double" w:sz="4" w:space="0" w:color="FFF2C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F2CC" w:themeColor="accent5"/>
          <w:right w:val="single" w:sz="4" w:space="0" w:color="FFF2CC" w:themeColor="accent5"/>
        </w:tcBorders>
      </w:tcPr>
    </w:tblStylePr>
    <w:tblStylePr w:type="band1Horz">
      <w:tblPr/>
      <w:tcPr>
        <w:tcBorders>
          <w:top w:val="single" w:sz="4" w:space="0" w:color="FFF2CC" w:themeColor="accent5"/>
          <w:bottom w:val="single" w:sz="4" w:space="0" w:color="FFF2C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F2CC" w:themeColor="accent5"/>
          <w:left w:val="nil"/>
        </w:tcBorders>
      </w:tcPr>
    </w:tblStylePr>
    <w:tblStylePr w:type="swCell">
      <w:tblPr/>
      <w:tcPr>
        <w:tcBorders>
          <w:top w:val="double" w:sz="4" w:space="0" w:color="FFF2CC" w:themeColor="accent5"/>
          <w:right w:val="nil"/>
        </w:tcBorders>
      </w:tcPr>
    </w:tblStylePr>
  </w:style>
  <w:style w:type="character" w:customStyle="1" w:styleId="VersionNoChar">
    <w:name w:val="VersionNo Char"/>
    <w:basedOn w:val="VersioNumberChar"/>
    <w:link w:val="VersionNo"/>
    <w:rsid w:val="002408AD"/>
    <w:rPr>
      <w:rFonts w:ascii="Arial" w:hAnsi="Arial" w:cs="Arial"/>
      <w:sz w:val="20"/>
      <w:szCs w:val="20"/>
    </w:rPr>
  </w:style>
  <w:style w:type="paragraph" w:customStyle="1" w:styleId="SectionHeader0">
    <w:name w:val="Section_Header"/>
    <w:basedOn w:val="H1TOC"/>
    <w:next w:val="Encabezado"/>
    <w:link w:val="SectionHeaderCar"/>
    <w:uiPriority w:val="2"/>
    <w:qFormat/>
    <w:rsid w:val="00233827"/>
    <w:pPr>
      <w:numPr>
        <w:numId w:val="0"/>
      </w:numPr>
      <w:pBdr>
        <w:top w:val="none" w:sz="0" w:space="0" w:color="auto"/>
        <w:left w:val="none" w:sz="0" w:space="0" w:color="auto"/>
        <w:bottom w:val="none" w:sz="0" w:space="0" w:color="auto"/>
        <w:right w:val="none" w:sz="0" w:space="0" w:color="auto"/>
      </w:pBdr>
      <w:shd w:val="clear" w:color="auto" w:fill="FFFFFF" w:themeFill="background1"/>
    </w:pPr>
    <w:rPr>
      <w:b/>
      <w:bCs/>
      <w:color w:val="583B69"/>
      <w:sz w:val="24"/>
      <w:szCs w:val="44"/>
    </w:rPr>
  </w:style>
  <w:style w:type="character" w:customStyle="1" w:styleId="SectionHeaderCar">
    <w:name w:val="Section_Header Car"/>
    <w:basedOn w:val="Fuentedeprrafopredeter"/>
    <w:link w:val="SectionHeader0"/>
    <w:uiPriority w:val="2"/>
    <w:rsid w:val="00444347"/>
    <w:rPr>
      <w:rFonts w:ascii="Brandon Grotesque Regular" w:hAnsi="Brandon Grotesque Regular"/>
      <w:b/>
      <w:bCs/>
      <w:caps/>
      <w:color w:val="583B69"/>
      <w:spacing w:val="15"/>
      <w:sz w:val="24"/>
      <w:szCs w:val="44"/>
      <w:shd w:val="clear" w:color="auto" w:fill="FFFFFF" w:themeFill="background1"/>
    </w:rPr>
  </w:style>
  <w:style w:type="paragraph" w:styleId="Textomacro">
    <w:name w:val="macro"/>
    <w:link w:val="TextomacroCar"/>
    <w:uiPriority w:val="99"/>
    <w:semiHidden/>
    <w:unhideWhenUsed/>
    <w:rsid w:val="00196C46"/>
    <w:pPr>
      <w:tabs>
        <w:tab w:val="left" w:pos="480"/>
        <w:tab w:val="left" w:pos="960"/>
        <w:tab w:val="left" w:pos="1440"/>
        <w:tab w:val="left" w:pos="1920"/>
        <w:tab w:val="left" w:pos="2400"/>
        <w:tab w:val="left" w:pos="2880"/>
        <w:tab w:val="left" w:pos="3360"/>
        <w:tab w:val="left" w:pos="3840"/>
        <w:tab w:val="left" w:pos="4320"/>
      </w:tabs>
      <w:suppressAutoHyphens/>
      <w:spacing w:before="60" w:after="0" w:line="288" w:lineRule="auto"/>
    </w:pPr>
    <w:rPr>
      <w:rFonts w:ascii="Consolas" w:hAnsi="Consolas" w:cs="Arial"/>
      <w:color w:val="000000" w:themeColor="text1"/>
    </w:rPr>
  </w:style>
  <w:style w:type="character" w:customStyle="1" w:styleId="TextomacroCar">
    <w:name w:val="Texto macro Car"/>
    <w:basedOn w:val="Fuentedeprrafopredeter"/>
    <w:link w:val="Textomacro"/>
    <w:uiPriority w:val="99"/>
    <w:semiHidden/>
    <w:rsid w:val="00196C46"/>
    <w:rPr>
      <w:rFonts w:ascii="Consolas" w:hAnsi="Consolas" w:cs="Arial"/>
      <w:color w:val="000000" w:themeColor="text1"/>
      <w:sz w:val="20"/>
      <w:szCs w:val="20"/>
    </w:rPr>
  </w:style>
  <w:style w:type="paragraph" w:customStyle="1" w:styleId="Section">
    <w:name w:val="Section"/>
    <w:basedOn w:val="Normal"/>
    <w:next w:val="Normal"/>
    <w:uiPriority w:val="7"/>
    <w:qFormat/>
    <w:rsid w:val="00444347"/>
    <w:pPr>
      <w:spacing w:line="240" w:lineRule="auto"/>
    </w:pPr>
    <w:rPr>
      <w:b/>
    </w:rPr>
  </w:style>
  <w:style w:type="paragraph" w:styleId="Ttulo">
    <w:name w:val="Title"/>
    <w:basedOn w:val="Normal"/>
    <w:next w:val="Normal"/>
    <w:link w:val="TtuloCar"/>
    <w:uiPriority w:val="10"/>
    <w:qFormat/>
    <w:rsid w:val="00444347"/>
    <w:pPr>
      <w:spacing w:before="0" w:after="0"/>
    </w:pPr>
    <w:rPr>
      <w:rFonts w:eastAsiaTheme="majorEastAsia" w:cstheme="majorBidi"/>
      <w:caps/>
      <w:color w:val="583B69"/>
      <w:spacing w:val="10"/>
      <w:sz w:val="52"/>
      <w:szCs w:val="52"/>
    </w:rPr>
  </w:style>
  <w:style w:type="character" w:customStyle="1" w:styleId="TtuloCar">
    <w:name w:val="Título Car"/>
    <w:basedOn w:val="Fuentedeprrafopredeter"/>
    <w:link w:val="Ttulo"/>
    <w:uiPriority w:val="10"/>
    <w:rsid w:val="00444347"/>
    <w:rPr>
      <w:rFonts w:ascii="Brandon Grotesque Regular" w:eastAsiaTheme="majorEastAsia" w:hAnsi="Brandon Grotesque Regular" w:cstheme="majorBidi"/>
      <w:caps/>
      <w:color w:val="583B69"/>
      <w:spacing w:val="10"/>
      <w:sz w:val="52"/>
      <w:szCs w:val="52"/>
    </w:rPr>
  </w:style>
  <w:style w:type="paragraph" w:styleId="Subttulo">
    <w:name w:val="Subtitle"/>
    <w:basedOn w:val="Normal"/>
    <w:next w:val="Normal"/>
    <w:link w:val="SubttuloCar"/>
    <w:uiPriority w:val="11"/>
    <w:qFormat/>
    <w:rsid w:val="00444347"/>
    <w:pPr>
      <w:spacing w:before="0" w:after="500" w:line="240" w:lineRule="auto"/>
    </w:pPr>
    <w:rPr>
      <w:caps/>
      <w:color w:val="583B69"/>
      <w:spacing w:val="10"/>
      <w:sz w:val="21"/>
      <w:szCs w:val="21"/>
    </w:rPr>
  </w:style>
  <w:style w:type="character" w:customStyle="1" w:styleId="SubttuloCar">
    <w:name w:val="Subtítulo Car"/>
    <w:basedOn w:val="Fuentedeprrafopredeter"/>
    <w:link w:val="Subttulo"/>
    <w:uiPriority w:val="11"/>
    <w:rsid w:val="00444347"/>
    <w:rPr>
      <w:rFonts w:ascii="Brandon Grotesque Regular" w:hAnsi="Brandon Grotesque Regular"/>
      <w:caps/>
      <w:color w:val="583B69"/>
      <w:spacing w:val="10"/>
      <w:sz w:val="21"/>
      <w:szCs w:val="21"/>
    </w:rPr>
  </w:style>
  <w:style w:type="character" w:styleId="Textoennegrita">
    <w:name w:val="Strong"/>
    <w:uiPriority w:val="22"/>
    <w:qFormat/>
    <w:rsid w:val="00444347"/>
    <w:rPr>
      <w:rFonts w:ascii="Brandon Grotesque Regular" w:hAnsi="Brandon Grotesque Regular"/>
      <w:b/>
      <w:bCs/>
    </w:rPr>
  </w:style>
  <w:style w:type="character" w:styleId="nfasis">
    <w:name w:val="Emphasis"/>
    <w:uiPriority w:val="20"/>
    <w:qFormat/>
    <w:rsid w:val="00444347"/>
    <w:rPr>
      <w:rFonts w:ascii="Brandon Grotesque Regular" w:hAnsi="Brandon Grotesque Regular"/>
      <w:caps/>
      <w:color w:val="583B69"/>
      <w:spacing w:val="5"/>
    </w:rPr>
  </w:style>
  <w:style w:type="paragraph" w:styleId="Sinespaciado">
    <w:name w:val="No Spacing"/>
    <w:uiPriority w:val="1"/>
    <w:qFormat/>
    <w:rsid w:val="00444347"/>
    <w:pPr>
      <w:spacing w:after="0" w:line="240" w:lineRule="auto"/>
    </w:pPr>
    <w:rPr>
      <w:rFonts w:ascii="Brandon Grotesque Regular" w:hAnsi="Brandon Grotesque Regular"/>
    </w:rPr>
  </w:style>
  <w:style w:type="paragraph" w:styleId="Cita">
    <w:name w:val="Quote"/>
    <w:basedOn w:val="Normal"/>
    <w:next w:val="Normal"/>
    <w:link w:val="CitaCar"/>
    <w:uiPriority w:val="29"/>
    <w:qFormat/>
    <w:rsid w:val="00444347"/>
    <w:rPr>
      <w:i/>
      <w:iCs/>
    </w:rPr>
  </w:style>
  <w:style w:type="character" w:customStyle="1" w:styleId="CitaCar">
    <w:name w:val="Cita Car"/>
    <w:basedOn w:val="Fuentedeprrafopredeter"/>
    <w:link w:val="Cita"/>
    <w:uiPriority w:val="29"/>
    <w:rsid w:val="00444347"/>
    <w:rPr>
      <w:rFonts w:ascii="Brandon Grotesque Regular" w:hAnsi="Brandon Grotesque Regular"/>
      <w:i/>
      <w:iCs/>
      <w:sz w:val="24"/>
      <w:szCs w:val="24"/>
    </w:rPr>
  </w:style>
  <w:style w:type="paragraph" w:styleId="Citadestacada">
    <w:name w:val="Intense Quote"/>
    <w:basedOn w:val="Normal"/>
    <w:next w:val="Normal"/>
    <w:link w:val="CitadestacadaCar"/>
    <w:uiPriority w:val="30"/>
    <w:qFormat/>
    <w:rsid w:val="00444347"/>
    <w:pPr>
      <w:spacing w:before="240" w:after="240" w:line="240" w:lineRule="auto"/>
      <w:ind w:left="1080" w:right="1080"/>
      <w:jc w:val="center"/>
    </w:pPr>
    <w:rPr>
      <w:color w:val="583B69"/>
    </w:rPr>
  </w:style>
  <w:style w:type="character" w:customStyle="1" w:styleId="CitadestacadaCar">
    <w:name w:val="Cita destacada Car"/>
    <w:basedOn w:val="Fuentedeprrafopredeter"/>
    <w:link w:val="Citadestacada"/>
    <w:uiPriority w:val="30"/>
    <w:rsid w:val="00444347"/>
    <w:rPr>
      <w:rFonts w:ascii="Brandon Grotesque Regular" w:hAnsi="Brandon Grotesque Regular"/>
      <w:color w:val="583B69"/>
      <w:sz w:val="24"/>
      <w:szCs w:val="24"/>
    </w:rPr>
  </w:style>
  <w:style w:type="character" w:styleId="nfasisintenso">
    <w:name w:val="Intense Emphasis"/>
    <w:uiPriority w:val="21"/>
    <w:qFormat/>
    <w:rsid w:val="00444347"/>
    <w:rPr>
      <w:rFonts w:ascii="Brandon Grotesque Regular" w:hAnsi="Brandon Grotesque Regular"/>
      <w:b/>
      <w:bCs/>
      <w:caps/>
      <w:color w:val="583B69"/>
      <w:spacing w:val="10"/>
    </w:rPr>
  </w:style>
  <w:style w:type="character" w:styleId="Referenciasutil">
    <w:name w:val="Subtle Reference"/>
    <w:uiPriority w:val="31"/>
    <w:qFormat/>
    <w:rsid w:val="00444347"/>
    <w:rPr>
      <w:rFonts w:ascii="Brandon Grotesque Regular" w:hAnsi="Brandon Grotesque Regular"/>
      <w:b/>
      <w:bCs/>
      <w:color w:val="583B69"/>
    </w:rPr>
  </w:style>
  <w:style w:type="character" w:styleId="Referenciaintensa">
    <w:name w:val="Intense Reference"/>
    <w:uiPriority w:val="32"/>
    <w:qFormat/>
    <w:rsid w:val="00444347"/>
    <w:rPr>
      <w:rFonts w:ascii="Brandon Grotesque Regular" w:hAnsi="Brandon Grotesque Regular"/>
      <w:b/>
      <w:bCs/>
      <w:i/>
      <w:iCs/>
      <w:caps/>
      <w:color w:val="583B69"/>
    </w:rPr>
  </w:style>
  <w:style w:type="character" w:styleId="Ttulodellibro">
    <w:name w:val="Book Title"/>
    <w:uiPriority w:val="33"/>
    <w:qFormat/>
    <w:rsid w:val="00444347"/>
    <w:rPr>
      <w:rFonts w:ascii="Brandon Grotesque Regular" w:hAnsi="Brandon Grotesque Regular"/>
      <w:b/>
      <w:bCs/>
      <w:i/>
      <w:iCs/>
      <w:spacing w:val="0"/>
    </w:rPr>
  </w:style>
  <w:style w:type="character" w:customStyle="1" w:styleId="Mencinsinresolver1">
    <w:name w:val="Mención sin resolver1"/>
    <w:basedOn w:val="Fuentedeprrafopredeter"/>
    <w:uiPriority w:val="99"/>
    <w:semiHidden/>
    <w:unhideWhenUsed/>
    <w:rsid w:val="001101DC"/>
    <w:rPr>
      <w:color w:val="605E5C"/>
      <w:shd w:val="clear" w:color="auto" w:fill="E1DFDD"/>
    </w:rPr>
  </w:style>
  <w:style w:type="table" w:styleId="Tablaconcuadrculaclara">
    <w:name w:val="Grid Table Light"/>
    <w:basedOn w:val="Tablanormal"/>
    <w:uiPriority w:val="40"/>
    <w:rsid w:val="00804F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Cuadrculadetabla4"/>
    <w:uiPriority w:val="99"/>
    <w:rsid w:val="00F443D1"/>
    <w:pPr>
      <w:spacing w:before="0" w:after="0" w:line="240" w:lineRule="auto"/>
    </w:pPr>
    <w:rPr>
      <w:sz w:val="22"/>
      <w:lang w:val="en-US" w:eastAsia="nb-NO"/>
    </w:rPr>
    <w:tblPr/>
    <w:tcPr>
      <w:shd w:val="clear" w:color="auto" w:fill="F0F7EB" w:themeFill="accent6" w:themeFillTint="80"/>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F443D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2">
    <w:name w:val="Style2"/>
    <w:basedOn w:val="Tablaelegante"/>
    <w:uiPriority w:val="99"/>
    <w:rsid w:val="00F443D1"/>
    <w:pPr>
      <w:spacing w:before="0" w:after="0" w:line="240" w:lineRule="auto"/>
    </w:pPr>
    <w:tblPr>
      <w:tblBorders>
        <w:top w:val="double" w:sz="4" w:space="0" w:color="583B69" w:themeColor="accent3"/>
        <w:left w:val="double" w:sz="4" w:space="0" w:color="583B69" w:themeColor="accent3"/>
        <w:bottom w:val="double" w:sz="4" w:space="0" w:color="583B69" w:themeColor="accent3"/>
        <w:right w:val="double" w:sz="4" w:space="0" w:color="583B69" w:themeColor="accent3"/>
        <w:insideH w:val="single" w:sz="4" w:space="0" w:color="583B69" w:themeColor="accent3"/>
        <w:insideV w:val="single" w:sz="4" w:space="0" w:color="583B69" w:themeColor="accent3"/>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F443D1"/>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4-nfasis2">
    <w:name w:val="Grid Table 4 Accent 2"/>
    <w:basedOn w:val="Tablanormal"/>
    <w:uiPriority w:val="49"/>
    <w:rsid w:val="00F443D1"/>
    <w:pPr>
      <w:spacing w:after="0" w:line="240" w:lineRule="auto"/>
    </w:pPr>
    <w:tblPr>
      <w:tblStyleRowBandSize w:val="1"/>
      <w:tblStyleColBandSize w:val="1"/>
      <w:tblBorders>
        <w:top w:val="single" w:sz="4" w:space="0" w:color="DBDCA7" w:themeColor="accent2" w:themeTint="99"/>
        <w:left w:val="single" w:sz="4" w:space="0" w:color="DBDCA7" w:themeColor="accent2" w:themeTint="99"/>
        <w:bottom w:val="single" w:sz="4" w:space="0" w:color="DBDCA7" w:themeColor="accent2" w:themeTint="99"/>
        <w:right w:val="single" w:sz="4" w:space="0" w:color="DBDCA7" w:themeColor="accent2" w:themeTint="99"/>
        <w:insideH w:val="single" w:sz="4" w:space="0" w:color="DBDCA7" w:themeColor="accent2" w:themeTint="99"/>
        <w:insideV w:val="single" w:sz="4" w:space="0" w:color="DBDCA7" w:themeColor="accent2" w:themeTint="99"/>
      </w:tblBorders>
    </w:tblPr>
    <w:tblStylePr w:type="firstRow">
      <w:rPr>
        <w:b/>
        <w:bCs/>
        <w:color w:val="FFFFFF" w:themeColor="background1"/>
      </w:rPr>
      <w:tblPr/>
      <w:tcPr>
        <w:tcBorders>
          <w:top w:val="single" w:sz="4" w:space="0" w:color="C4C56E" w:themeColor="accent2"/>
          <w:left w:val="single" w:sz="4" w:space="0" w:color="C4C56E" w:themeColor="accent2"/>
          <w:bottom w:val="single" w:sz="4" w:space="0" w:color="C4C56E" w:themeColor="accent2"/>
          <w:right w:val="single" w:sz="4" w:space="0" w:color="C4C56E" w:themeColor="accent2"/>
          <w:insideH w:val="nil"/>
          <w:insideV w:val="nil"/>
        </w:tcBorders>
        <w:shd w:val="clear" w:color="auto" w:fill="C4C56E" w:themeFill="accent2"/>
      </w:tcPr>
    </w:tblStylePr>
    <w:tblStylePr w:type="lastRow">
      <w:rPr>
        <w:b/>
        <w:bCs/>
      </w:rPr>
      <w:tblPr/>
      <w:tcPr>
        <w:tcBorders>
          <w:top w:val="double" w:sz="4" w:space="0" w:color="C4C56E" w:themeColor="accent2"/>
        </w:tcBorders>
      </w:tcPr>
    </w:tblStylePr>
    <w:tblStylePr w:type="firstCol">
      <w:rPr>
        <w:b/>
        <w:bCs/>
      </w:rPr>
    </w:tblStylePr>
    <w:tblStylePr w:type="lastCol">
      <w:rPr>
        <w:b/>
        <w:bCs/>
      </w:rPr>
    </w:tblStylePr>
    <w:tblStylePr w:type="band1Vert">
      <w:tblPr/>
      <w:tcPr>
        <w:shd w:val="clear" w:color="auto" w:fill="F3F3E1" w:themeFill="accent2" w:themeFillTint="33"/>
      </w:tcPr>
    </w:tblStylePr>
    <w:tblStylePr w:type="band1Horz">
      <w:tblPr/>
      <w:tcPr>
        <w:shd w:val="clear" w:color="auto" w:fill="F3F3E1" w:themeFill="accent2" w:themeFillTint="33"/>
      </w:tcPr>
    </w:tblStylePr>
  </w:style>
  <w:style w:type="table" w:styleId="Tablaconcuadrcula3-nfasis6">
    <w:name w:val="Grid Table 3 Accent 6"/>
    <w:basedOn w:val="Tablanormal"/>
    <w:uiPriority w:val="48"/>
    <w:rsid w:val="00F443D1"/>
    <w:pPr>
      <w:spacing w:after="0" w:line="240" w:lineRule="auto"/>
    </w:pPr>
    <w:tblPr>
      <w:tblStyleRowBandSize w:val="1"/>
      <w:tblStyleColBandSize w:val="1"/>
      <w:tblBorders>
        <w:top w:val="single" w:sz="4" w:space="0" w:color="EDF5E8" w:themeColor="accent6" w:themeTint="99"/>
        <w:left w:val="single" w:sz="4" w:space="0" w:color="EDF5E8" w:themeColor="accent6" w:themeTint="99"/>
        <w:bottom w:val="single" w:sz="4" w:space="0" w:color="EDF5E8" w:themeColor="accent6" w:themeTint="99"/>
        <w:right w:val="single" w:sz="4" w:space="0" w:color="EDF5E8" w:themeColor="accent6" w:themeTint="99"/>
        <w:insideH w:val="single" w:sz="4" w:space="0" w:color="EDF5E8" w:themeColor="accent6" w:themeTint="99"/>
        <w:insideV w:val="single" w:sz="4" w:space="0" w:color="EDF5E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BF7" w:themeFill="accent6" w:themeFillTint="33"/>
      </w:tcPr>
    </w:tblStylePr>
    <w:tblStylePr w:type="band1Horz">
      <w:tblPr/>
      <w:tcPr>
        <w:shd w:val="clear" w:color="auto" w:fill="F9FBF7" w:themeFill="accent6" w:themeFillTint="33"/>
      </w:tcPr>
    </w:tblStylePr>
    <w:tblStylePr w:type="neCell">
      <w:tblPr/>
      <w:tcPr>
        <w:tcBorders>
          <w:bottom w:val="single" w:sz="4" w:space="0" w:color="EDF5E8" w:themeColor="accent6" w:themeTint="99"/>
        </w:tcBorders>
      </w:tcPr>
    </w:tblStylePr>
    <w:tblStylePr w:type="nwCell">
      <w:tblPr/>
      <w:tcPr>
        <w:tcBorders>
          <w:bottom w:val="single" w:sz="4" w:space="0" w:color="EDF5E8" w:themeColor="accent6" w:themeTint="99"/>
        </w:tcBorders>
      </w:tcPr>
    </w:tblStylePr>
    <w:tblStylePr w:type="seCell">
      <w:tblPr/>
      <w:tcPr>
        <w:tcBorders>
          <w:top w:val="single" w:sz="4" w:space="0" w:color="EDF5E8" w:themeColor="accent6" w:themeTint="99"/>
        </w:tcBorders>
      </w:tcPr>
    </w:tblStylePr>
    <w:tblStylePr w:type="swCell">
      <w:tblPr/>
      <w:tcPr>
        <w:tcBorders>
          <w:top w:val="single" w:sz="4" w:space="0" w:color="EDF5E8" w:themeColor="accent6" w:themeTint="99"/>
        </w:tcBorders>
      </w:tcPr>
    </w:tblStylePr>
  </w:style>
  <w:style w:type="table" w:styleId="Tablaelegante">
    <w:name w:val="Table Elegant"/>
    <w:basedOn w:val="Tablanormal"/>
    <w:uiPriority w:val="99"/>
    <w:semiHidden/>
    <w:unhideWhenUsed/>
    <w:rsid w:val="00F443D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Style3">
    <w:name w:val="Style3"/>
    <w:basedOn w:val="Cuadrculadetabla3"/>
    <w:uiPriority w:val="99"/>
    <w:rsid w:val="00F443D1"/>
    <w:pPr>
      <w:spacing w:before="0" w:after="0" w:line="240" w:lineRule="auto"/>
    </w:pPr>
    <w:tblPr>
      <w:tblBorders>
        <w:top w:val="single" w:sz="4" w:space="0" w:color="583B69" w:themeColor="accent3"/>
        <w:left w:val="single" w:sz="4" w:space="0" w:color="583B69" w:themeColor="accent3"/>
        <w:bottom w:val="single" w:sz="4" w:space="0" w:color="583B69" w:themeColor="accent3"/>
        <w:right w:val="single" w:sz="4" w:space="0" w:color="583B69" w:themeColor="accent3"/>
        <w:insideV w:val="single" w:sz="4" w:space="0" w:color="583B69" w:themeColor="accent3"/>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Style4">
    <w:name w:val="Style4"/>
    <w:basedOn w:val="Tablaconcuadrcula8"/>
    <w:uiPriority w:val="99"/>
    <w:rsid w:val="00F443D1"/>
    <w:pPr>
      <w:spacing w:before="0" w:after="0" w:line="240" w:lineRule="auto"/>
    </w:pPr>
    <w:tblPr/>
    <w:tcPr>
      <w:shd w:val="clear" w:color="auto" w:fill="D6C7DF" w:themeFill="accent1" w:themeFillTint="40"/>
    </w:tcPr>
    <w:tblStylePr w:type="firstRow">
      <w:rPr>
        <w:rFonts w:asciiTheme="majorHAnsi" w:hAnsiTheme="majorHAnsi"/>
        <w:b/>
        <w:bCs/>
        <w:color w:val="583B69" w:themeColor="accent1"/>
        <w:sz w:val="22"/>
      </w:rPr>
      <w:tblPr/>
      <w:tcPr>
        <w:tcBorders>
          <w:tl2br w:val="none" w:sz="0" w:space="0" w:color="auto"/>
          <w:tr2bl w:val="none" w:sz="0" w:space="0" w:color="auto"/>
        </w:tcBorders>
        <w:shd w:val="clear" w:color="auto" w:fill="F7FBF5" w:themeFill="accent6" w:themeFillTint="40"/>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F443D1"/>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adelista5oscura-nfasis2">
    <w:name w:val="List Table 5 Dark Accent 2"/>
    <w:basedOn w:val="Tablanormal"/>
    <w:uiPriority w:val="50"/>
    <w:rsid w:val="0003275A"/>
    <w:pPr>
      <w:spacing w:after="0" w:line="240" w:lineRule="auto"/>
    </w:pPr>
    <w:rPr>
      <w:color w:val="FFFFFF" w:themeColor="background1"/>
    </w:rPr>
    <w:tblPr>
      <w:tblStyleRowBandSize w:val="1"/>
      <w:tblStyleColBandSize w:val="1"/>
      <w:tblBorders>
        <w:top w:val="single" w:sz="24" w:space="0" w:color="C4C56E" w:themeColor="accent2"/>
        <w:left w:val="single" w:sz="24" w:space="0" w:color="C4C56E" w:themeColor="accent2"/>
        <w:bottom w:val="single" w:sz="24" w:space="0" w:color="C4C56E" w:themeColor="accent2"/>
        <w:right w:val="single" w:sz="24" w:space="0" w:color="C4C56E" w:themeColor="accent2"/>
      </w:tblBorders>
    </w:tblPr>
    <w:tcPr>
      <w:shd w:val="clear" w:color="auto" w:fill="C4C56E"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3-nfasis2">
    <w:name w:val="List Table 3 Accent 2"/>
    <w:basedOn w:val="Tablanormal"/>
    <w:uiPriority w:val="48"/>
    <w:rsid w:val="0003275A"/>
    <w:pPr>
      <w:spacing w:after="0" w:line="240" w:lineRule="auto"/>
    </w:pPr>
    <w:tblPr>
      <w:tblStyleRowBandSize w:val="1"/>
      <w:tblStyleColBandSize w:val="1"/>
      <w:tblBorders>
        <w:top w:val="single" w:sz="4" w:space="0" w:color="C4C56E" w:themeColor="accent2"/>
        <w:left w:val="single" w:sz="4" w:space="0" w:color="C4C56E" w:themeColor="accent2"/>
        <w:bottom w:val="single" w:sz="4" w:space="0" w:color="C4C56E" w:themeColor="accent2"/>
        <w:right w:val="single" w:sz="4" w:space="0" w:color="C4C56E" w:themeColor="accent2"/>
      </w:tblBorders>
    </w:tblPr>
    <w:tblStylePr w:type="firstRow">
      <w:rPr>
        <w:b/>
        <w:bCs/>
        <w:color w:val="FFFFFF" w:themeColor="background1"/>
      </w:rPr>
      <w:tblPr/>
      <w:tcPr>
        <w:shd w:val="clear" w:color="auto" w:fill="C4C56E" w:themeFill="accent2"/>
      </w:tcPr>
    </w:tblStylePr>
    <w:tblStylePr w:type="lastRow">
      <w:rPr>
        <w:b/>
        <w:bCs/>
      </w:rPr>
      <w:tblPr/>
      <w:tcPr>
        <w:tcBorders>
          <w:top w:val="double" w:sz="4" w:space="0" w:color="C4C56E"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C56E" w:themeColor="accent2"/>
          <w:right w:val="single" w:sz="4" w:space="0" w:color="C4C56E" w:themeColor="accent2"/>
        </w:tcBorders>
      </w:tcPr>
    </w:tblStylePr>
    <w:tblStylePr w:type="band1Horz">
      <w:tblPr/>
      <w:tcPr>
        <w:tcBorders>
          <w:top w:val="single" w:sz="4" w:space="0" w:color="C4C56E" w:themeColor="accent2"/>
          <w:bottom w:val="single" w:sz="4" w:space="0" w:color="C4C56E"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C56E" w:themeColor="accent2"/>
          <w:left w:val="nil"/>
        </w:tcBorders>
      </w:tcPr>
    </w:tblStylePr>
    <w:tblStylePr w:type="swCell">
      <w:tblPr/>
      <w:tcPr>
        <w:tcBorders>
          <w:top w:val="double" w:sz="4" w:space="0" w:color="C4C56E" w:themeColor="accent2"/>
          <w:right w:val="nil"/>
        </w:tcBorders>
      </w:tcPr>
    </w:tblStylePr>
  </w:style>
  <w:style w:type="table" w:styleId="Tablaconcuadrcula8">
    <w:name w:val="Table Grid 8"/>
    <w:basedOn w:val="Tablanormal"/>
    <w:uiPriority w:val="99"/>
    <w:semiHidden/>
    <w:unhideWhenUsed/>
    <w:rsid w:val="00F443D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delista3-nfasis3">
    <w:name w:val="List Table 3 Accent 3"/>
    <w:basedOn w:val="Tablanormal"/>
    <w:uiPriority w:val="48"/>
    <w:rsid w:val="0003275A"/>
    <w:pPr>
      <w:spacing w:after="0" w:line="240" w:lineRule="auto"/>
    </w:pPr>
    <w:tblPr>
      <w:tblStyleRowBandSize w:val="1"/>
      <w:tblStyleColBandSize w:val="1"/>
      <w:tblBorders>
        <w:top w:val="single" w:sz="4" w:space="0" w:color="583B69" w:themeColor="accent3"/>
        <w:left w:val="single" w:sz="4" w:space="0" w:color="583B69" w:themeColor="accent3"/>
        <w:bottom w:val="single" w:sz="4" w:space="0" w:color="583B69" w:themeColor="accent3"/>
        <w:right w:val="single" w:sz="4" w:space="0" w:color="583B69" w:themeColor="accent3"/>
      </w:tblBorders>
    </w:tblPr>
    <w:tblStylePr w:type="firstRow">
      <w:rPr>
        <w:b/>
        <w:bCs/>
        <w:color w:val="FFFFFF" w:themeColor="background1"/>
      </w:rPr>
      <w:tblPr/>
      <w:tcPr>
        <w:shd w:val="clear" w:color="auto" w:fill="583B69" w:themeFill="accent3"/>
      </w:tcPr>
    </w:tblStylePr>
    <w:tblStylePr w:type="lastRow">
      <w:rPr>
        <w:b/>
        <w:bCs/>
      </w:rPr>
      <w:tblPr/>
      <w:tcPr>
        <w:tcBorders>
          <w:top w:val="double" w:sz="4" w:space="0" w:color="583B6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83B69" w:themeColor="accent3"/>
          <w:right w:val="single" w:sz="4" w:space="0" w:color="583B69" w:themeColor="accent3"/>
        </w:tcBorders>
      </w:tcPr>
    </w:tblStylePr>
    <w:tblStylePr w:type="band1Horz">
      <w:tblPr/>
      <w:tcPr>
        <w:tcBorders>
          <w:top w:val="single" w:sz="4" w:space="0" w:color="583B69" w:themeColor="accent3"/>
          <w:bottom w:val="single" w:sz="4" w:space="0" w:color="583B6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83B69" w:themeColor="accent3"/>
          <w:left w:val="nil"/>
        </w:tcBorders>
      </w:tcPr>
    </w:tblStylePr>
    <w:tblStylePr w:type="swCell">
      <w:tblPr/>
      <w:tcPr>
        <w:tcBorders>
          <w:top w:val="double" w:sz="4" w:space="0" w:color="583B69" w:themeColor="accent3"/>
          <w:right w:val="nil"/>
        </w:tcBorders>
      </w:tcPr>
    </w:tblStylePr>
  </w:style>
  <w:style w:type="table" w:styleId="Tablanormal4">
    <w:name w:val="Plain Table 4"/>
    <w:basedOn w:val="Tablanormal"/>
    <w:uiPriority w:val="44"/>
    <w:rsid w:val="00B63FE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1">
    <w:name w:val="Grid Table 1 Light Accent 1"/>
    <w:basedOn w:val="Tablanormal"/>
    <w:uiPriority w:val="46"/>
    <w:rsid w:val="00B16ADF"/>
    <w:pPr>
      <w:spacing w:before="0" w:after="0" w:line="240" w:lineRule="auto"/>
    </w:pPr>
    <w:rPr>
      <w:sz w:val="21"/>
      <w:szCs w:val="21"/>
    </w:rPr>
    <w:tblPr>
      <w:tblStyleRowBandSize w:val="1"/>
      <w:tblStyleColBandSize w:val="1"/>
      <w:tblBorders>
        <w:top w:val="single" w:sz="4" w:space="0" w:color="BEA6CD" w:themeColor="accent1" w:themeTint="66"/>
        <w:left w:val="single" w:sz="4" w:space="0" w:color="BEA6CD" w:themeColor="accent1" w:themeTint="66"/>
        <w:bottom w:val="single" w:sz="4" w:space="0" w:color="BEA6CD" w:themeColor="accent1" w:themeTint="66"/>
        <w:right w:val="single" w:sz="4" w:space="0" w:color="BEA6CD" w:themeColor="accent1" w:themeTint="66"/>
        <w:insideH w:val="single" w:sz="4" w:space="0" w:color="BEA6CD" w:themeColor="accent1" w:themeTint="66"/>
        <w:insideV w:val="single" w:sz="4" w:space="0" w:color="BEA6CD" w:themeColor="accent1" w:themeTint="66"/>
      </w:tblBorders>
    </w:tblPr>
    <w:tblStylePr w:type="firstRow">
      <w:rPr>
        <w:b/>
        <w:bCs/>
      </w:rPr>
      <w:tblPr/>
      <w:tcPr>
        <w:tcBorders>
          <w:bottom w:val="single" w:sz="12" w:space="0" w:color="9E7AB4" w:themeColor="accent1" w:themeTint="99"/>
        </w:tcBorders>
      </w:tcPr>
    </w:tblStylePr>
    <w:tblStylePr w:type="lastRow">
      <w:rPr>
        <w:b/>
        <w:bCs/>
      </w:rPr>
      <w:tblPr/>
      <w:tcPr>
        <w:tcBorders>
          <w:top w:val="double" w:sz="2" w:space="0" w:color="9E7AB4" w:themeColor="accent1" w:themeTint="99"/>
        </w:tcBorders>
      </w:tcPr>
    </w:tblStylePr>
    <w:tblStylePr w:type="firstCol">
      <w:rPr>
        <w:b/>
        <w:bCs/>
      </w:rPr>
    </w:tblStylePr>
    <w:tblStylePr w:type="lastCol">
      <w:rPr>
        <w:b/>
        <w:bCs/>
      </w:rPr>
    </w:tblStylePr>
  </w:style>
  <w:style w:type="table" w:styleId="Tablaconcuadrcula6concolores-nfasis3">
    <w:name w:val="Grid Table 6 Colorful Accent 3"/>
    <w:basedOn w:val="Tablanormal"/>
    <w:uiPriority w:val="51"/>
    <w:rsid w:val="00956B86"/>
    <w:pPr>
      <w:spacing w:after="0" w:line="240" w:lineRule="auto"/>
    </w:pPr>
    <w:rPr>
      <w:color w:val="412C4E" w:themeColor="accent3" w:themeShade="BF"/>
    </w:rPr>
    <w:tblPr>
      <w:tblStyleRowBandSize w:val="1"/>
      <w:tblStyleColBandSize w:val="1"/>
      <w:tblBorders>
        <w:top w:val="single" w:sz="4" w:space="0" w:color="9E7AB4" w:themeColor="accent3" w:themeTint="99"/>
        <w:left w:val="single" w:sz="4" w:space="0" w:color="9E7AB4" w:themeColor="accent3" w:themeTint="99"/>
        <w:bottom w:val="single" w:sz="4" w:space="0" w:color="9E7AB4" w:themeColor="accent3" w:themeTint="99"/>
        <w:right w:val="single" w:sz="4" w:space="0" w:color="9E7AB4" w:themeColor="accent3" w:themeTint="99"/>
        <w:insideH w:val="single" w:sz="4" w:space="0" w:color="9E7AB4" w:themeColor="accent3" w:themeTint="99"/>
        <w:insideV w:val="single" w:sz="4" w:space="0" w:color="9E7AB4" w:themeColor="accent3" w:themeTint="99"/>
      </w:tblBorders>
    </w:tblPr>
    <w:tblStylePr w:type="firstRow">
      <w:rPr>
        <w:b/>
        <w:bCs/>
      </w:rPr>
      <w:tblPr/>
      <w:tcPr>
        <w:tcBorders>
          <w:bottom w:val="single" w:sz="12" w:space="0" w:color="9E7AB4" w:themeColor="accent3" w:themeTint="99"/>
        </w:tcBorders>
      </w:tcPr>
    </w:tblStylePr>
    <w:tblStylePr w:type="lastRow">
      <w:rPr>
        <w:b/>
        <w:bCs/>
      </w:rPr>
      <w:tblPr/>
      <w:tcPr>
        <w:tcBorders>
          <w:top w:val="double" w:sz="4" w:space="0" w:color="9E7AB4" w:themeColor="accent3" w:themeTint="99"/>
        </w:tcBorders>
      </w:tcPr>
    </w:tblStylePr>
    <w:tblStylePr w:type="firstCol">
      <w:rPr>
        <w:b/>
        <w:bCs/>
      </w:rPr>
    </w:tblStylePr>
    <w:tblStylePr w:type="lastCol">
      <w:rPr>
        <w:b/>
        <w:bCs/>
      </w:rPr>
    </w:tblStylePr>
    <w:tblStylePr w:type="band1Vert">
      <w:tblPr/>
      <w:tcPr>
        <w:shd w:val="clear" w:color="auto" w:fill="DED2E6" w:themeFill="accent3" w:themeFillTint="33"/>
      </w:tcPr>
    </w:tblStylePr>
    <w:tblStylePr w:type="band1Horz">
      <w:tblPr/>
      <w:tcPr>
        <w:shd w:val="clear" w:color="auto" w:fill="DED2E6" w:themeFill="accent3" w:themeFillTint="33"/>
      </w:tcPr>
    </w:tblStylePr>
  </w:style>
  <w:style w:type="character" w:styleId="Nmerodepgina">
    <w:name w:val="page number"/>
    <w:basedOn w:val="Fuentedeprrafopredeter"/>
    <w:uiPriority w:val="99"/>
    <w:semiHidden/>
    <w:unhideWhenUsed/>
    <w:rsid w:val="001B7239"/>
  </w:style>
  <w:style w:type="character" w:styleId="Mencinsinresolver">
    <w:name w:val="Unresolved Mention"/>
    <w:basedOn w:val="Fuentedeprrafopredeter"/>
    <w:uiPriority w:val="99"/>
    <w:semiHidden/>
    <w:unhideWhenUsed/>
    <w:rsid w:val="00FA33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066776">
      <w:bodyDiv w:val="1"/>
      <w:marLeft w:val="0"/>
      <w:marRight w:val="0"/>
      <w:marTop w:val="0"/>
      <w:marBottom w:val="0"/>
      <w:divBdr>
        <w:top w:val="none" w:sz="0" w:space="0" w:color="auto"/>
        <w:left w:val="none" w:sz="0" w:space="0" w:color="auto"/>
        <w:bottom w:val="none" w:sz="0" w:space="0" w:color="auto"/>
        <w:right w:val="none" w:sz="0" w:space="0" w:color="auto"/>
      </w:divBdr>
    </w:div>
    <w:div w:id="737556603">
      <w:bodyDiv w:val="1"/>
      <w:marLeft w:val="0"/>
      <w:marRight w:val="0"/>
      <w:marTop w:val="0"/>
      <w:marBottom w:val="0"/>
      <w:divBdr>
        <w:top w:val="none" w:sz="0" w:space="0" w:color="auto"/>
        <w:left w:val="none" w:sz="0" w:space="0" w:color="auto"/>
        <w:bottom w:val="none" w:sz="0" w:space="0" w:color="auto"/>
        <w:right w:val="none" w:sz="0" w:space="0" w:color="auto"/>
      </w:divBdr>
    </w:div>
    <w:div w:id="1156141472">
      <w:bodyDiv w:val="1"/>
      <w:marLeft w:val="0"/>
      <w:marRight w:val="0"/>
      <w:marTop w:val="0"/>
      <w:marBottom w:val="0"/>
      <w:divBdr>
        <w:top w:val="none" w:sz="0" w:space="0" w:color="auto"/>
        <w:left w:val="none" w:sz="0" w:space="0" w:color="auto"/>
        <w:bottom w:val="none" w:sz="0" w:space="0" w:color="auto"/>
        <w:right w:val="none" w:sz="0" w:space="0" w:color="auto"/>
      </w:divBdr>
    </w:div>
    <w:div w:id="1652753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2.xml"/><Relationship Id="rId26" Type="http://schemas.openxmlformats.org/officeDocument/2006/relationships/image" Target="media/image6.jpeg"/><Relationship Id="rId39"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footer" Target="footer3.xml"/><Relationship Id="rId34" Type="http://schemas.openxmlformats.org/officeDocument/2006/relationships/image" Target="media/image11.jpeg"/><Relationship Id="rId42" Type="http://schemas.openxmlformats.org/officeDocument/2006/relationships/image" Target="media/image19.png"/><Relationship Id="rId47" Type="http://schemas.openxmlformats.org/officeDocument/2006/relationships/header" Target="header8.xml"/><Relationship Id="rId50" Type="http://schemas.openxmlformats.org/officeDocument/2006/relationships/header" Target="header10.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5" Type="http://schemas.openxmlformats.org/officeDocument/2006/relationships/image" Target="media/image5.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hyperlink" Target="mailto:pvelanas@accelligence.tech" TargetMode="Externa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4.xml"/><Relationship Id="rId29" Type="http://schemas.openxmlformats.org/officeDocument/2006/relationships/image" Target="media/image9.png"/><Relationship Id="rId41"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header" Target="header7.xml"/><Relationship Id="rId37" Type="http://schemas.openxmlformats.org/officeDocument/2006/relationships/image" Target="media/image14.svg"/><Relationship Id="rId40" Type="http://schemas.openxmlformats.org/officeDocument/2006/relationships/image" Target="media/image17.jpeg"/><Relationship Id="rId45" Type="http://schemas.openxmlformats.org/officeDocument/2006/relationships/image" Target="media/image22.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3.jpeg"/><Relationship Id="rId28" Type="http://schemas.openxmlformats.org/officeDocument/2006/relationships/image" Target="media/image8.png"/><Relationship Id="rId36" Type="http://schemas.openxmlformats.org/officeDocument/2006/relationships/image" Target="media/image13.png"/><Relationship Id="rId49"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header" Target="header3.xml"/><Relationship Id="rId31" Type="http://schemas.openxmlformats.org/officeDocument/2006/relationships/footer" Target="footer4.xml"/><Relationship Id="rId44" Type="http://schemas.openxmlformats.org/officeDocument/2006/relationships/image" Target="media/image21.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oleObject" Target="embeddings/oleObject1.bin"/><Relationship Id="rId22" Type="http://schemas.openxmlformats.org/officeDocument/2006/relationships/header" Target="header5.xml"/><Relationship Id="rId27" Type="http://schemas.openxmlformats.org/officeDocument/2006/relationships/image" Target="media/image7.png"/><Relationship Id="rId30" Type="http://schemas.openxmlformats.org/officeDocument/2006/relationships/header" Target="header6.xml"/><Relationship Id="rId35" Type="http://schemas.openxmlformats.org/officeDocument/2006/relationships/image" Target="media/image12.png"/><Relationship Id="rId43" Type="http://schemas.openxmlformats.org/officeDocument/2006/relationships/image" Target="media/image20.jpeg"/><Relationship Id="rId48" Type="http://schemas.openxmlformats.org/officeDocument/2006/relationships/header" Target="header9.xml"/><Relationship Id="rId8" Type="http://schemas.openxmlformats.org/officeDocument/2006/relationships/settings" Target="settings.xml"/><Relationship Id="rId51"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HAMELEON">
      <a:dk1>
        <a:srgbClr val="000000"/>
      </a:dk1>
      <a:lt1>
        <a:srgbClr val="FFFFFF"/>
      </a:lt1>
      <a:dk2>
        <a:srgbClr val="000000"/>
      </a:dk2>
      <a:lt2>
        <a:srgbClr val="D8D8C0"/>
      </a:lt2>
      <a:accent1>
        <a:srgbClr val="583B69"/>
      </a:accent1>
      <a:accent2>
        <a:srgbClr val="C4C56E"/>
      </a:accent2>
      <a:accent3>
        <a:srgbClr val="583B69"/>
      </a:accent3>
      <a:accent4>
        <a:srgbClr val="FDC900"/>
      </a:accent4>
      <a:accent5>
        <a:srgbClr val="FFF2CC"/>
      </a:accent5>
      <a:accent6>
        <a:srgbClr val="E2EFD9"/>
      </a:accent6>
      <a:hlink>
        <a:srgbClr val="0563C1"/>
      </a:hlink>
      <a:folHlink>
        <a:srgbClr val="954F72"/>
      </a:folHlink>
    </a:clrScheme>
    <a:fontScheme name="DRYADS">
      <a:majorFont>
        <a:latin typeface="Abadi bold"/>
        <a:ea typeface=""/>
        <a:cs typeface=""/>
      </a:majorFont>
      <a:minorFont>
        <a:latin typeface="Abadi M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2022-01-29T00:00:00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Έγγραφο" ma:contentTypeID="0x010100664CD0ACB9EEC44BA29E10840AC03B1E" ma:contentTypeVersion="16" ma:contentTypeDescription="Δημιουργία νέου εγγράφου" ma:contentTypeScope="" ma:versionID="92d3a554f895923db2f663d6c178e095">
  <xsd:schema xmlns:xsd="http://www.w3.org/2001/XMLSchema" xmlns:xs="http://www.w3.org/2001/XMLSchema" xmlns:p="http://schemas.microsoft.com/office/2006/metadata/properties" xmlns:ns2="4968023d-3377-4186-982b-edac5b3a849c" xmlns:ns3="9f76d1f0-039b-4d0d-8b4d-e8a424ea97d3" targetNamespace="http://schemas.microsoft.com/office/2006/metadata/properties" ma:root="true" ma:fieldsID="1e3058408ae2a320135932ce3eb26296" ns2:_="" ns3:_="">
    <xsd:import namespace="4968023d-3377-4186-982b-edac5b3a849c"/>
    <xsd:import namespace="9f76d1f0-039b-4d0d-8b4d-e8a424ea97d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68023d-3377-4186-982b-edac5b3a84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Ετικέτες εικόνας" ma:readOnly="false" ma:fieldId="{5cf76f15-5ced-4ddc-b409-7134ff3c332f}" ma:taxonomyMulti="true" ma:sspId="dcc3a1b4-c369-4cb3-9957-703e59c15eb1"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76d1f0-039b-4d0d-8b4d-e8a424ea97d3" elementFormDefault="qualified">
    <xsd:import namespace="http://schemas.microsoft.com/office/2006/documentManagement/types"/>
    <xsd:import namespace="http://schemas.microsoft.com/office/infopath/2007/PartnerControls"/>
    <xsd:element name="TaxCatchAll" ma:index="12" nillable="true" ma:displayName="Εντοπισμός όλων των στηλών ταξινόμησης" ma:hidden="true" ma:list="{5c73b3c5-f1af-4a6a-8d97-5b6119b92d38}" ma:internalName="TaxCatchAll" ma:showField="CatchAllData" ma:web="9f76d1f0-039b-4d0d-8b4d-e8a424ea97d3">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Κοινή χρήση με"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Κοινή χρήση με λεπτομέρειες"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Τύπος περιεχομένου"/>
        <xsd:element ref="dc:title" minOccurs="0" maxOccurs="1" ma:index="4" ma:displayName="Τίτλο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9f76d1f0-039b-4d0d-8b4d-e8a424ea97d3" xsi:nil="true"/>
    <lcf76f155ced4ddcb4097134ff3c332f xmlns="4968023d-3377-4186-982b-edac5b3a849c">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33DC90-A9EB-4147-9C6F-DBD1F265AB90}">
  <ds:schemaRefs>
    <ds:schemaRef ds:uri="http://schemas.microsoft.com/sharepoint/v3/contenttype/forms"/>
  </ds:schemaRefs>
</ds:datastoreItem>
</file>

<file path=customXml/itemProps3.xml><?xml version="1.0" encoding="utf-8"?>
<ds:datastoreItem xmlns:ds="http://schemas.openxmlformats.org/officeDocument/2006/customXml" ds:itemID="{7D7DC1BC-7B0B-4E33-A26F-52019AA92C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68023d-3377-4186-982b-edac5b3a849c"/>
    <ds:schemaRef ds:uri="9f76d1f0-039b-4d0d-8b4d-e8a424ea97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F30753-1E9C-4021-BB9E-491224439E54}">
  <ds:schemaRefs>
    <ds:schemaRef ds:uri="http://schemas.microsoft.com/office/2006/metadata/properties"/>
    <ds:schemaRef ds:uri="http://schemas.microsoft.com/office/infopath/2007/PartnerControls"/>
    <ds:schemaRef ds:uri="9f76d1f0-039b-4d0d-8b4d-e8a424ea97d3"/>
    <ds:schemaRef ds:uri="4968023d-3377-4186-982b-edac5b3a849c"/>
  </ds:schemaRefs>
</ds:datastoreItem>
</file>

<file path=customXml/itemProps5.xml><?xml version="1.0" encoding="utf-8"?>
<ds:datastoreItem xmlns:ds="http://schemas.openxmlformats.org/officeDocument/2006/customXml" ds:itemID="{1295C063-8155-4309-B83B-651A49761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15</Pages>
  <Words>1634</Words>
  <Characters>9318</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Title</vt:lpstr>
    </vt:vector>
  </TitlesOfParts>
  <Company/>
  <LinksUpToDate>false</LinksUpToDate>
  <CharactersWithSpaces>10931</CharactersWithSpaces>
  <SharedDoc>false</SharedDoc>
  <HLinks>
    <vt:vector size="66" baseType="variant">
      <vt:variant>
        <vt:i4>2490375</vt:i4>
      </vt:variant>
      <vt:variant>
        <vt:i4>75</vt:i4>
      </vt:variant>
      <vt:variant>
        <vt:i4>0</vt:i4>
      </vt:variant>
      <vt:variant>
        <vt:i4>5</vt:i4>
      </vt:variant>
      <vt:variant>
        <vt:lpwstr>mailto:pvelanas@accelligence.tech</vt:lpwstr>
      </vt:variant>
      <vt:variant>
        <vt:lpwstr/>
      </vt:variant>
      <vt:variant>
        <vt:i4>1441849</vt:i4>
      </vt:variant>
      <vt:variant>
        <vt:i4>68</vt:i4>
      </vt:variant>
      <vt:variant>
        <vt:i4>0</vt:i4>
      </vt:variant>
      <vt:variant>
        <vt:i4>5</vt:i4>
      </vt:variant>
      <vt:variant>
        <vt:lpwstr/>
      </vt:variant>
      <vt:variant>
        <vt:lpwstr>_Toc114243818</vt:lpwstr>
      </vt:variant>
      <vt:variant>
        <vt:i4>1441849</vt:i4>
      </vt:variant>
      <vt:variant>
        <vt:i4>59</vt:i4>
      </vt:variant>
      <vt:variant>
        <vt:i4>0</vt:i4>
      </vt:variant>
      <vt:variant>
        <vt:i4>5</vt:i4>
      </vt:variant>
      <vt:variant>
        <vt:lpwstr/>
      </vt:variant>
      <vt:variant>
        <vt:lpwstr>_Toc114243817</vt:lpwstr>
      </vt:variant>
      <vt:variant>
        <vt:i4>1703994</vt:i4>
      </vt:variant>
      <vt:variant>
        <vt:i4>50</vt:i4>
      </vt:variant>
      <vt:variant>
        <vt:i4>0</vt:i4>
      </vt:variant>
      <vt:variant>
        <vt:i4>5</vt:i4>
      </vt:variant>
      <vt:variant>
        <vt:lpwstr/>
      </vt:variant>
      <vt:variant>
        <vt:lpwstr>_Toc181193379</vt:lpwstr>
      </vt:variant>
      <vt:variant>
        <vt:i4>1703994</vt:i4>
      </vt:variant>
      <vt:variant>
        <vt:i4>44</vt:i4>
      </vt:variant>
      <vt:variant>
        <vt:i4>0</vt:i4>
      </vt:variant>
      <vt:variant>
        <vt:i4>5</vt:i4>
      </vt:variant>
      <vt:variant>
        <vt:lpwstr/>
      </vt:variant>
      <vt:variant>
        <vt:lpwstr>_Toc181193378</vt:lpwstr>
      </vt:variant>
      <vt:variant>
        <vt:i4>1703994</vt:i4>
      </vt:variant>
      <vt:variant>
        <vt:i4>38</vt:i4>
      </vt:variant>
      <vt:variant>
        <vt:i4>0</vt:i4>
      </vt:variant>
      <vt:variant>
        <vt:i4>5</vt:i4>
      </vt:variant>
      <vt:variant>
        <vt:lpwstr/>
      </vt:variant>
      <vt:variant>
        <vt:lpwstr>_Toc181193377</vt:lpwstr>
      </vt:variant>
      <vt:variant>
        <vt:i4>1703994</vt:i4>
      </vt:variant>
      <vt:variant>
        <vt:i4>32</vt:i4>
      </vt:variant>
      <vt:variant>
        <vt:i4>0</vt:i4>
      </vt:variant>
      <vt:variant>
        <vt:i4>5</vt:i4>
      </vt:variant>
      <vt:variant>
        <vt:lpwstr/>
      </vt:variant>
      <vt:variant>
        <vt:lpwstr>_Toc181193376</vt:lpwstr>
      </vt:variant>
      <vt:variant>
        <vt:i4>1703994</vt:i4>
      </vt:variant>
      <vt:variant>
        <vt:i4>26</vt:i4>
      </vt:variant>
      <vt:variant>
        <vt:i4>0</vt:i4>
      </vt:variant>
      <vt:variant>
        <vt:i4>5</vt:i4>
      </vt:variant>
      <vt:variant>
        <vt:lpwstr/>
      </vt:variant>
      <vt:variant>
        <vt:lpwstr>_Toc181193375</vt:lpwstr>
      </vt:variant>
      <vt:variant>
        <vt:i4>1703994</vt:i4>
      </vt:variant>
      <vt:variant>
        <vt:i4>20</vt:i4>
      </vt:variant>
      <vt:variant>
        <vt:i4>0</vt:i4>
      </vt:variant>
      <vt:variant>
        <vt:i4>5</vt:i4>
      </vt:variant>
      <vt:variant>
        <vt:lpwstr/>
      </vt:variant>
      <vt:variant>
        <vt:lpwstr>_Toc181193374</vt:lpwstr>
      </vt:variant>
      <vt:variant>
        <vt:i4>1703994</vt:i4>
      </vt:variant>
      <vt:variant>
        <vt:i4>14</vt:i4>
      </vt:variant>
      <vt:variant>
        <vt:i4>0</vt:i4>
      </vt:variant>
      <vt:variant>
        <vt:i4>5</vt:i4>
      </vt:variant>
      <vt:variant>
        <vt:lpwstr/>
      </vt:variant>
      <vt:variant>
        <vt:lpwstr>_Toc181193373</vt:lpwstr>
      </vt:variant>
      <vt:variant>
        <vt:i4>1703994</vt:i4>
      </vt:variant>
      <vt:variant>
        <vt:i4>8</vt:i4>
      </vt:variant>
      <vt:variant>
        <vt:i4>0</vt:i4>
      </vt:variant>
      <vt:variant>
        <vt:i4>5</vt:i4>
      </vt:variant>
      <vt:variant>
        <vt:lpwstr/>
      </vt:variant>
      <vt:variant>
        <vt:lpwstr>_Toc181193372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User</dc:creator>
  <cp:lastModifiedBy>Miguel Ángel Moreno Hidalgo</cp:lastModifiedBy>
  <cp:revision>100</cp:revision>
  <cp:lastPrinted>2024-07-04T14:30:00Z</cp:lastPrinted>
  <dcterms:created xsi:type="dcterms:W3CDTF">2024-05-28T13:27:00Z</dcterms:created>
  <dcterms:modified xsi:type="dcterms:W3CDTF">2024-10-31T08:41:00Z</dcterms:modified>
  <dc:language>English</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r8>2</vt:r8>
  </property>
  <property fmtid="{D5CDD505-2E9C-101B-9397-08002B2CF9AE}" pid="3" name="ContentTypeId">
    <vt:lpwstr>0x010100664CD0ACB9EEC44BA29E10840AC03B1E</vt:lpwstr>
  </property>
  <property fmtid="{D5CDD505-2E9C-101B-9397-08002B2CF9AE}" pid="4" name="MediaServiceImageTags">
    <vt:lpwstr/>
  </property>
</Properties>
</file>